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18C102" w14:textId="6976759B" w:rsidR="00F22471" w:rsidRDefault="0069235B">
      <w:r>
        <w:rPr>
          <w:rFonts w:hint="eastAsia"/>
        </w:rPr>
        <w:t>我々夫婦</w:t>
      </w:r>
      <w:r w:rsidR="00F9128B">
        <w:rPr>
          <w:rFonts w:hint="eastAsia"/>
        </w:rPr>
        <w:t>は</w:t>
      </w:r>
      <w:r w:rsidR="00D51426">
        <w:rPr>
          <w:rFonts w:hint="eastAsia"/>
        </w:rPr>
        <w:t>ともに</w:t>
      </w:r>
      <w:r w:rsidR="00877144">
        <w:rPr>
          <w:rFonts w:hint="eastAsia"/>
        </w:rPr>
        <w:t>言語学者で、二人の娘を育てており、</w:t>
      </w:r>
      <w:r w:rsidR="002C7926">
        <w:rPr>
          <w:rFonts w:hint="eastAsia"/>
        </w:rPr>
        <w:t>親としてスマホやタブレットをどこまで子育てに使ってよいのか</w:t>
      </w:r>
      <w:r w:rsidR="005B3D07">
        <w:rPr>
          <w:rFonts w:hint="eastAsia"/>
        </w:rPr>
        <w:t>悩む</w:t>
      </w:r>
      <w:r w:rsidR="005F22FD">
        <w:rPr>
          <w:rFonts w:hint="eastAsia"/>
        </w:rPr>
        <w:t>毎日でした</w:t>
      </w:r>
      <w:r w:rsidR="006D2B9C">
        <w:rPr>
          <w:rFonts w:hint="eastAsia"/>
        </w:rPr>
        <w:t>。ずっと</w:t>
      </w:r>
      <w:r w:rsidR="002719CA">
        <w:rPr>
          <w:rFonts w:hint="eastAsia"/>
        </w:rPr>
        <w:t>明確な</w:t>
      </w:r>
      <w:r w:rsidR="006D2B9C">
        <w:rPr>
          <w:rFonts w:hint="eastAsia"/>
        </w:rPr>
        <w:t>答えをだせずに</w:t>
      </w:r>
      <w:r w:rsidR="00185929">
        <w:rPr>
          <w:rFonts w:hint="eastAsia"/>
        </w:rPr>
        <w:t>いましたが</w:t>
      </w:r>
      <w:r w:rsidR="009E0FC0">
        <w:rPr>
          <w:rFonts w:hint="eastAsia"/>
        </w:rPr>
        <w:t>、</w:t>
      </w:r>
      <w:r w:rsidR="00AB7CCC">
        <w:rPr>
          <w:rFonts w:hint="eastAsia"/>
        </w:rPr>
        <w:t>近年、</w:t>
      </w:r>
      <w:r w:rsidR="006D2B9C">
        <w:rPr>
          <w:rFonts w:hint="eastAsia"/>
        </w:rPr>
        <w:t>この悩みが</w:t>
      </w:r>
      <w:r w:rsidR="00F8293A">
        <w:rPr>
          <w:rFonts w:hint="eastAsia"/>
        </w:rPr>
        <w:t>専門家として</w:t>
      </w:r>
      <w:r w:rsidR="005B3D07">
        <w:rPr>
          <w:rFonts w:hint="eastAsia"/>
        </w:rPr>
        <w:t>向き合あわずにはいられない</w:t>
      </w:r>
      <w:r w:rsidR="005B3797">
        <w:rPr>
          <w:rFonts w:hint="eastAsia"/>
        </w:rPr>
        <w:t>問題</w:t>
      </w:r>
      <w:r w:rsidR="009E0FC0">
        <w:rPr>
          <w:rFonts w:hint="eastAsia"/>
        </w:rPr>
        <w:t>として</w:t>
      </w:r>
      <w:r w:rsidR="00F9128B">
        <w:rPr>
          <w:rFonts w:hint="eastAsia"/>
        </w:rPr>
        <w:t>結晶化して迫ってき</w:t>
      </w:r>
      <w:r w:rsidR="00BF3BDF">
        <w:rPr>
          <w:rFonts w:hint="eastAsia"/>
        </w:rPr>
        <w:t>ました</w:t>
      </w:r>
      <w:r w:rsidR="00F9128B">
        <w:rPr>
          <w:rFonts w:hint="eastAsia"/>
        </w:rPr>
        <w:t>。</w:t>
      </w:r>
      <w:r w:rsidR="00C16C25">
        <w:rPr>
          <w:rFonts w:hint="eastAsia"/>
        </w:rPr>
        <w:t>きっかけ</w:t>
      </w:r>
      <w:r w:rsidR="008E6DA8">
        <w:rPr>
          <w:rFonts w:hint="eastAsia"/>
        </w:rPr>
        <w:t>は</w:t>
      </w:r>
      <w:proofErr w:type="spellStart"/>
      <w:r w:rsidR="00D8194F">
        <w:t>Chat</w:t>
      </w:r>
      <w:r w:rsidR="00F9128B">
        <w:t>GPT</w:t>
      </w:r>
      <w:proofErr w:type="spellEnd"/>
      <w:r w:rsidR="00320DA8">
        <w:rPr>
          <w:rFonts w:hint="eastAsia"/>
        </w:rPr>
        <w:t>に代表される生成</w:t>
      </w:r>
      <w:r w:rsidR="00320DA8">
        <w:rPr>
          <w:rFonts w:hint="eastAsia"/>
        </w:rPr>
        <w:t>AI</w:t>
      </w:r>
      <w:r w:rsidR="00F9128B">
        <w:rPr>
          <w:rFonts w:hint="eastAsia"/>
        </w:rPr>
        <w:t>の到来</w:t>
      </w:r>
      <w:r w:rsidR="00C33756">
        <w:rPr>
          <w:rFonts w:hint="eastAsia"/>
        </w:rPr>
        <w:t>で</w:t>
      </w:r>
      <w:r w:rsidR="00963362">
        <w:rPr>
          <w:rFonts w:hint="eastAsia"/>
        </w:rPr>
        <w:t>す</w:t>
      </w:r>
      <w:r w:rsidR="00F9128B">
        <w:rPr>
          <w:rFonts w:hint="eastAsia"/>
        </w:rPr>
        <w:t>。</w:t>
      </w:r>
      <w:commentRangeStart w:id="0"/>
      <w:r w:rsidR="00F9128B">
        <w:rPr>
          <w:rFonts w:hint="eastAsia"/>
        </w:rPr>
        <w:t>言語学者として、</w:t>
      </w:r>
      <w:r w:rsidR="006A7C45">
        <w:t>生成</w:t>
      </w:r>
      <w:r w:rsidR="006A7C45">
        <w:t>AI</w:t>
      </w:r>
      <w:r w:rsidR="003B2BB5">
        <w:rPr>
          <w:rFonts w:hint="eastAsia"/>
        </w:rPr>
        <w:t>が</w:t>
      </w:r>
      <w:r w:rsidR="00F57B6A">
        <w:rPr>
          <w:rFonts w:hint="eastAsia"/>
        </w:rPr>
        <w:t>生みだす</w:t>
      </w:r>
      <w:r w:rsidR="00B02961">
        <w:rPr>
          <w:rFonts w:hint="eastAsia"/>
        </w:rPr>
        <w:t>もの</w:t>
      </w:r>
      <w:r w:rsidR="00F9128B">
        <w:rPr>
          <w:rFonts w:hint="eastAsia"/>
        </w:rPr>
        <w:t>と人間が使う言語は本質的に異なること</w:t>
      </w:r>
      <w:commentRangeEnd w:id="0"/>
      <w:r w:rsidR="009606B4">
        <w:rPr>
          <w:rStyle w:val="CommentReference"/>
        </w:rPr>
        <w:commentReference w:id="0"/>
      </w:r>
      <w:r w:rsidR="004C22E2">
        <w:rPr>
          <w:rFonts w:hint="eastAsia"/>
        </w:rPr>
        <w:t>、そして</w:t>
      </w:r>
      <w:r w:rsidR="00F9128B">
        <w:rPr>
          <w:rFonts w:hint="eastAsia"/>
        </w:rPr>
        <w:t>言語習得</w:t>
      </w:r>
      <w:r w:rsidR="002B52DA">
        <w:rPr>
          <w:rFonts w:hint="eastAsia"/>
        </w:rPr>
        <w:t>は</w:t>
      </w:r>
      <w:r w:rsidR="00E9683A">
        <w:rPr>
          <w:rFonts w:hint="eastAsia"/>
        </w:rPr>
        <w:t>人間</w:t>
      </w:r>
      <w:r w:rsidR="007361FB">
        <w:rPr>
          <w:rFonts w:hint="eastAsia"/>
        </w:rPr>
        <w:t>成長の基盤</w:t>
      </w:r>
      <w:r w:rsidR="002B52DA">
        <w:rPr>
          <w:rFonts w:hint="eastAsia"/>
        </w:rPr>
        <w:t>とな</w:t>
      </w:r>
      <w:r w:rsidR="001639FC">
        <w:rPr>
          <w:rFonts w:hint="eastAsia"/>
        </w:rPr>
        <w:t>ること</w:t>
      </w:r>
      <w:r w:rsidR="00284920">
        <w:rPr>
          <w:rFonts w:hint="eastAsia"/>
        </w:rPr>
        <w:t>は</w:t>
      </w:r>
      <w:r w:rsidR="00F9128B">
        <w:rPr>
          <w:rFonts w:hint="eastAsia"/>
        </w:rPr>
        <w:t>確信</w:t>
      </w:r>
      <w:r w:rsidR="001639FC">
        <w:rPr>
          <w:rFonts w:hint="eastAsia"/>
        </w:rPr>
        <w:t>して</w:t>
      </w:r>
      <w:r w:rsidR="00F9128B">
        <w:rPr>
          <w:rFonts w:hint="eastAsia"/>
        </w:rPr>
        <w:t>い</w:t>
      </w:r>
      <w:r w:rsidR="00D719DA">
        <w:rPr>
          <w:rFonts w:hint="eastAsia"/>
        </w:rPr>
        <w:t>ました</w:t>
      </w:r>
      <w:r w:rsidR="007E5B3B">
        <w:rPr>
          <w:rFonts w:hint="eastAsia"/>
        </w:rPr>
        <w:t>。です</w:t>
      </w:r>
      <w:r w:rsidR="00F9128B">
        <w:rPr>
          <w:rFonts w:hint="eastAsia"/>
        </w:rPr>
        <w:t>から、</w:t>
      </w:r>
      <w:r w:rsidR="00C12134" w:rsidRPr="00C12134">
        <w:rPr>
          <w:rFonts w:hint="eastAsia"/>
        </w:rPr>
        <w:t>生成</w:t>
      </w:r>
      <w:r w:rsidR="00C12134" w:rsidRPr="00C12134">
        <w:rPr>
          <w:rFonts w:hint="eastAsia"/>
        </w:rPr>
        <w:t>AI</w:t>
      </w:r>
      <w:r w:rsidR="00C12134" w:rsidRPr="00C12134">
        <w:rPr>
          <w:rFonts w:hint="eastAsia"/>
        </w:rPr>
        <w:t>の音声と</w:t>
      </w:r>
      <w:r w:rsidR="00BE5CB6" w:rsidRPr="00C12134">
        <w:rPr>
          <w:rFonts w:hint="eastAsia"/>
        </w:rPr>
        <w:t>子どもが</w:t>
      </w:r>
      <w:r w:rsidR="00C12134" w:rsidRPr="00C12134">
        <w:rPr>
          <w:rFonts w:hint="eastAsia"/>
        </w:rPr>
        <w:t>おしゃべりするアプリ</w:t>
      </w:r>
      <w:r w:rsidR="001639FC">
        <w:rPr>
          <w:rFonts w:hint="eastAsia"/>
        </w:rPr>
        <w:t>が</w:t>
      </w:r>
      <w:r w:rsidR="00996964">
        <w:rPr>
          <w:rFonts w:hint="eastAsia"/>
        </w:rPr>
        <w:t>開発</w:t>
      </w:r>
      <w:r w:rsidR="001639FC">
        <w:rPr>
          <w:rFonts w:hint="eastAsia"/>
        </w:rPr>
        <w:t>されていると</w:t>
      </w:r>
      <w:r w:rsidR="00FA4381">
        <w:rPr>
          <w:rFonts w:hint="eastAsia"/>
        </w:rPr>
        <w:t>聞いて</w:t>
      </w:r>
      <w:r w:rsidR="00C4198A">
        <w:rPr>
          <w:rFonts w:hint="eastAsia"/>
        </w:rPr>
        <w:t>以来、</w:t>
      </w:r>
      <w:r w:rsidR="006A7C45">
        <w:t>生成</w:t>
      </w:r>
      <w:r w:rsidR="006A7C45">
        <w:t>AI</w:t>
      </w:r>
      <w:r w:rsidR="001639FC">
        <w:rPr>
          <w:rFonts w:hint="eastAsia"/>
        </w:rPr>
        <w:t>が言語習得に与え得る悪影響</w:t>
      </w:r>
      <w:r w:rsidR="00FA4381">
        <w:rPr>
          <w:rFonts w:hint="eastAsia"/>
        </w:rPr>
        <w:t>について</w:t>
      </w:r>
      <w:r w:rsidR="007361FB">
        <w:rPr>
          <w:rFonts w:hint="eastAsia"/>
        </w:rPr>
        <w:t>正面から</w:t>
      </w:r>
      <w:r w:rsidR="00D330B6">
        <w:rPr>
          <w:rFonts w:hint="eastAsia"/>
        </w:rPr>
        <w:t>考え始めたのです</w:t>
      </w:r>
      <w:r w:rsidR="00F9128B">
        <w:rPr>
          <w:rFonts w:hint="eastAsia"/>
        </w:rPr>
        <w:t>。</w:t>
      </w:r>
    </w:p>
    <w:p w14:paraId="00085E47" w14:textId="5C157B78" w:rsidR="003730F3" w:rsidRDefault="003730F3"/>
    <w:p w14:paraId="4CE48E42" w14:textId="5BD95E2F" w:rsidR="007A5877" w:rsidRDefault="00EE7984">
      <w:commentRangeStart w:id="1"/>
      <w:r>
        <w:rPr>
          <w:rFonts w:hint="eastAsia"/>
        </w:rPr>
        <w:t>正直、</w:t>
      </w:r>
      <w:r w:rsidR="006A7C45">
        <w:t>生成</w:t>
      </w:r>
      <w:r w:rsidR="006A7C45">
        <w:t>AI</w:t>
      </w:r>
      <w:r w:rsidR="0031794B">
        <w:rPr>
          <w:rFonts w:hint="eastAsia"/>
        </w:rPr>
        <w:t>に言語習得</w:t>
      </w:r>
      <w:r>
        <w:rPr>
          <w:rFonts w:hint="eastAsia"/>
        </w:rPr>
        <w:t>を任せた</w:t>
      </w:r>
      <w:r w:rsidR="008E6DA8">
        <w:rPr>
          <w:rFonts w:hint="eastAsia"/>
        </w:rPr>
        <w:t>結果</w:t>
      </w:r>
      <w:r>
        <w:rPr>
          <w:rFonts w:hint="eastAsia"/>
        </w:rPr>
        <w:t>、その</w:t>
      </w:r>
      <w:r w:rsidR="00905292">
        <w:rPr>
          <w:rFonts w:hint="eastAsia"/>
        </w:rPr>
        <w:t>子どもの成長</w:t>
      </w:r>
      <w:r w:rsidR="00DC209C">
        <w:rPr>
          <w:rFonts w:hint="eastAsia"/>
        </w:rPr>
        <w:t>に</w:t>
      </w:r>
      <w:r>
        <w:rPr>
          <w:rFonts w:hint="eastAsia"/>
        </w:rPr>
        <w:t>どのような</w:t>
      </w:r>
      <w:r w:rsidR="00905292">
        <w:rPr>
          <w:rFonts w:hint="eastAsia"/>
        </w:rPr>
        <w:t>影響</w:t>
      </w:r>
      <w:r>
        <w:rPr>
          <w:rFonts w:hint="eastAsia"/>
        </w:rPr>
        <w:t>がでるかは</w:t>
      </w:r>
      <w:r w:rsidR="00734E71">
        <w:rPr>
          <w:rFonts w:hint="eastAsia"/>
        </w:rPr>
        <w:t>、</w:t>
      </w:r>
      <w:r>
        <w:rPr>
          <w:rFonts w:hint="eastAsia"/>
        </w:rPr>
        <w:t>今のところ予想</w:t>
      </w:r>
      <w:r w:rsidR="002C31BD">
        <w:rPr>
          <w:rFonts w:hint="eastAsia"/>
        </w:rPr>
        <w:t>するしかありません</w:t>
      </w:r>
      <w:commentRangeEnd w:id="1"/>
      <w:r w:rsidR="00B04B1D">
        <w:rPr>
          <w:rStyle w:val="CommentReference"/>
        </w:rPr>
        <w:commentReference w:id="1"/>
      </w:r>
      <w:r w:rsidR="00905292">
        <w:rPr>
          <w:rFonts w:hint="eastAsia"/>
        </w:rPr>
        <w:t>。しかし、</w:t>
      </w:r>
      <w:r w:rsidR="0024163F">
        <w:rPr>
          <w:rFonts w:hint="eastAsia"/>
        </w:rPr>
        <w:t>医療</w:t>
      </w:r>
      <w:r w:rsidR="00005F29">
        <w:rPr>
          <w:rFonts w:hint="eastAsia"/>
        </w:rPr>
        <w:t>現場では、</w:t>
      </w:r>
      <w:r w:rsidR="00905292">
        <w:rPr>
          <w:rFonts w:hint="eastAsia"/>
        </w:rPr>
        <w:t>子どもに与えられる新薬には非常に厳しい臨床試験が課せられるのに、</w:t>
      </w:r>
      <w:r w:rsidR="006A7C45">
        <w:t>生成</w:t>
      </w:r>
      <w:r w:rsidR="006A7C45">
        <w:t>AI</w:t>
      </w:r>
      <w:r w:rsidR="00905292">
        <w:rPr>
          <w:rFonts w:hint="eastAsia"/>
        </w:rPr>
        <w:t>に関しては、議論すらされ</w:t>
      </w:r>
      <w:r w:rsidR="00672367">
        <w:rPr>
          <w:rFonts w:hint="eastAsia"/>
        </w:rPr>
        <w:t>ずに子どもに与えられ</w:t>
      </w:r>
      <w:r w:rsidR="00C96560">
        <w:rPr>
          <w:rFonts w:hint="eastAsia"/>
        </w:rPr>
        <w:t>てしま</w:t>
      </w:r>
      <w:r w:rsidR="00197A91">
        <w:rPr>
          <w:rFonts w:hint="eastAsia"/>
        </w:rPr>
        <w:t>いそうな</w:t>
      </w:r>
      <w:r>
        <w:rPr>
          <w:rFonts w:hint="eastAsia"/>
        </w:rPr>
        <w:t>現状です</w:t>
      </w:r>
      <w:r w:rsidR="00905292">
        <w:rPr>
          <w:rFonts w:hint="eastAsia"/>
        </w:rPr>
        <w:t>。</w:t>
      </w:r>
      <w:commentRangeStart w:id="2"/>
      <w:r w:rsidR="00C96560">
        <w:rPr>
          <w:rFonts w:hint="eastAsia"/>
        </w:rPr>
        <w:t>これ</w:t>
      </w:r>
      <w:r w:rsidR="00CC0D7C">
        <w:rPr>
          <w:rFonts w:hint="eastAsia"/>
        </w:rPr>
        <w:t>で</w:t>
      </w:r>
      <w:r w:rsidR="00C96560">
        <w:rPr>
          <w:rFonts w:hint="eastAsia"/>
        </w:rPr>
        <w:t>は、壮大な人体実験をおこなっているのと変わりません</w:t>
      </w:r>
      <w:commentRangeEnd w:id="2"/>
      <w:r w:rsidR="00250E76">
        <w:rPr>
          <w:rStyle w:val="CommentReference"/>
        </w:rPr>
        <w:commentReference w:id="2"/>
      </w:r>
      <w:r w:rsidR="00C96560">
        <w:rPr>
          <w:rFonts w:hint="eastAsia"/>
        </w:rPr>
        <w:t>。</w:t>
      </w:r>
      <w:r w:rsidR="00EC131E">
        <w:rPr>
          <w:rFonts w:hint="eastAsia"/>
        </w:rPr>
        <w:t>起こりうる</w:t>
      </w:r>
      <w:r w:rsidR="00C96560">
        <w:rPr>
          <w:rFonts w:hint="eastAsia"/>
        </w:rPr>
        <w:t>悪影響</w:t>
      </w:r>
      <w:r w:rsidR="00EC131E">
        <w:rPr>
          <w:rFonts w:hint="eastAsia"/>
        </w:rPr>
        <w:t>の大きさを考えると、今しっかりと</w:t>
      </w:r>
      <w:r w:rsidR="00090217">
        <w:rPr>
          <w:rFonts w:hint="eastAsia"/>
        </w:rPr>
        <w:t>立ち止まり</w:t>
      </w:r>
      <w:r w:rsidR="00270E14">
        <w:rPr>
          <w:rFonts w:hint="eastAsia"/>
        </w:rPr>
        <w:t>、我々が言語に関して</w:t>
      </w:r>
      <w:r w:rsidR="00713C4D">
        <w:rPr>
          <w:rFonts w:hint="eastAsia"/>
        </w:rPr>
        <w:t>持っている知識</w:t>
      </w:r>
      <w:r w:rsidR="00270E14">
        <w:rPr>
          <w:rFonts w:hint="eastAsia"/>
        </w:rPr>
        <w:t>を総動員して、</w:t>
      </w:r>
      <w:r w:rsidR="00A70B1C">
        <w:rPr>
          <w:rFonts w:hint="eastAsia"/>
        </w:rPr>
        <w:t>想定できる</w:t>
      </w:r>
      <w:r w:rsidR="00270E14">
        <w:rPr>
          <w:rFonts w:hint="eastAsia"/>
        </w:rPr>
        <w:t>危険性</w:t>
      </w:r>
      <w:r w:rsidR="009D5E1B">
        <w:rPr>
          <w:rFonts w:hint="eastAsia"/>
        </w:rPr>
        <w:t>を</w:t>
      </w:r>
      <w:r w:rsidR="00884E72">
        <w:rPr>
          <w:rFonts w:hint="eastAsia"/>
        </w:rPr>
        <w:t>考えて</w:t>
      </w:r>
      <w:r w:rsidR="00446E3D">
        <w:rPr>
          <w:rFonts w:hint="eastAsia"/>
        </w:rPr>
        <w:t>おくことは</w:t>
      </w:r>
      <w:r w:rsidR="007B5FE5">
        <w:rPr>
          <w:rFonts w:hint="eastAsia"/>
        </w:rPr>
        <w:t>必須</w:t>
      </w:r>
      <w:r w:rsidR="00446E3D">
        <w:rPr>
          <w:rFonts w:hint="eastAsia"/>
        </w:rPr>
        <w:t>であると</w:t>
      </w:r>
      <w:r w:rsidR="00270791">
        <w:rPr>
          <w:rFonts w:hint="eastAsia"/>
        </w:rPr>
        <w:t>感じています</w:t>
      </w:r>
      <w:r w:rsidR="00C96560">
        <w:rPr>
          <w:rFonts w:hint="eastAsia"/>
        </w:rPr>
        <w:t>。ですから、</w:t>
      </w:r>
      <w:r w:rsidR="001F7AE2">
        <w:rPr>
          <w:rFonts w:hint="eastAsia"/>
        </w:rPr>
        <w:t>本稿では、</w:t>
      </w:r>
      <w:r w:rsidR="002863D4">
        <w:rPr>
          <w:rFonts w:hint="eastAsia"/>
        </w:rPr>
        <w:t>意識的に</w:t>
      </w:r>
      <w:r w:rsidR="00271117">
        <w:rPr>
          <w:rFonts w:hint="eastAsia"/>
        </w:rPr>
        <w:t>保守的な</w:t>
      </w:r>
      <w:r w:rsidR="00F26044">
        <w:rPr>
          <w:rFonts w:hint="eastAsia"/>
        </w:rPr>
        <w:t>立場を取って</w:t>
      </w:r>
      <w:r w:rsidR="00E56FF3">
        <w:rPr>
          <w:rFonts w:hint="eastAsia"/>
        </w:rPr>
        <w:t>、人間言語と</w:t>
      </w:r>
      <w:r w:rsidR="006A7C45">
        <w:t>生成</w:t>
      </w:r>
      <w:r w:rsidR="006A7C45">
        <w:t>AI</w:t>
      </w:r>
      <w:r w:rsidR="00E56FF3">
        <w:rPr>
          <w:rFonts w:hint="eastAsia"/>
        </w:rPr>
        <w:t>の違いを明確にしながら、</w:t>
      </w:r>
      <w:r w:rsidR="006A7C45">
        <w:rPr>
          <w:rFonts w:hint="eastAsia"/>
        </w:rPr>
        <w:t>生成</w:t>
      </w:r>
      <w:r w:rsidR="006A7C45">
        <w:rPr>
          <w:rFonts w:hint="eastAsia"/>
        </w:rPr>
        <w:t>AI</w:t>
      </w:r>
      <w:r w:rsidR="00E56FF3">
        <w:rPr>
          <w:rFonts w:hint="eastAsia"/>
        </w:rPr>
        <w:t>を搭載した対話型アプリに子育てを任せることに</w:t>
      </w:r>
      <w:r w:rsidR="006241C4">
        <w:rPr>
          <w:rFonts w:hint="eastAsia"/>
        </w:rPr>
        <w:t>警鐘を</w:t>
      </w:r>
      <w:r w:rsidR="0021409A">
        <w:rPr>
          <w:rFonts w:hint="eastAsia"/>
        </w:rPr>
        <w:t>鳴らしたいと思います</w:t>
      </w:r>
      <w:r w:rsidR="00E56FF3">
        <w:rPr>
          <w:rFonts w:hint="eastAsia"/>
        </w:rPr>
        <w:t>。</w:t>
      </w:r>
    </w:p>
    <w:p w14:paraId="713E2EEA" w14:textId="799AAF3B" w:rsidR="00B00535" w:rsidRDefault="00B00535"/>
    <w:p w14:paraId="564EC8BC" w14:textId="4A69B915" w:rsidR="00E56FF3" w:rsidRPr="00875C7D" w:rsidRDefault="00946F01">
      <w:r w:rsidRPr="00946F01">
        <w:rPr>
          <w:rFonts w:cstheme="minorHAnsi" w:hint="eastAsia"/>
        </w:rPr>
        <w:t>前提として、</w:t>
      </w:r>
      <w:r w:rsidR="006A7C45">
        <w:rPr>
          <w:rFonts w:cstheme="minorHAnsi" w:hint="eastAsia"/>
        </w:rPr>
        <w:t>生成</w:t>
      </w:r>
      <w:r w:rsidR="006A7C45">
        <w:rPr>
          <w:rFonts w:cstheme="minorHAnsi" w:hint="eastAsia"/>
        </w:rPr>
        <w:t>AI</w:t>
      </w:r>
      <w:r w:rsidR="00347262">
        <w:rPr>
          <w:rFonts w:cstheme="minorHAnsi" w:hint="eastAsia"/>
        </w:rPr>
        <w:t>の基盤は、大規模言語モデルという、</w:t>
      </w:r>
      <w:r w:rsidR="00261F00" w:rsidRPr="00946F01">
        <w:rPr>
          <w:rFonts w:cstheme="minorHAnsi" w:hint="eastAsia"/>
        </w:rPr>
        <w:t>言語の中でどんな単語の列の後にどんな単語が現れやすいかという</w:t>
      </w:r>
      <w:r w:rsidR="005B3D07">
        <w:rPr>
          <w:rFonts w:cstheme="minorHAnsi" w:hint="eastAsia"/>
        </w:rPr>
        <w:t>確率</w:t>
      </w:r>
      <w:r w:rsidRPr="00946F01">
        <w:rPr>
          <w:rFonts w:cstheme="minorHAnsi" w:hint="eastAsia"/>
        </w:rPr>
        <w:t>情報を持ったモデルです。</w:t>
      </w:r>
      <w:r w:rsidR="00B00535" w:rsidRPr="00946F01">
        <w:rPr>
          <w:rFonts w:cstheme="minorHAnsi"/>
        </w:rPr>
        <w:t>この</w:t>
      </w:r>
      <w:r w:rsidR="00B00535">
        <w:rPr>
          <w:rFonts w:hint="eastAsia"/>
        </w:rPr>
        <w:t>仕組み</w:t>
      </w:r>
      <w:r w:rsidR="00D32E4E">
        <w:rPr>
          <w:rFonts w:hint="eastAsia"/>
        </w:rPr>
        <w:t>を使って</w:t>
      </w:r>
      <w:r w:rsidR="00B00535">
        <w:rPr>
          <w:rFonts w:hint="eastAsia"/>
        </w:rPr>
        <w:t>、人間</w:t>
      </w:r>
      <w:r w:rsidR="00B62171">
        <w:rPr>
          <w:rFonts w:hint="eastAsia"/>
        </w:rPr>
        <w:t>っぽく</w:t>
      </w:r>
      <w:r w:rsidR="00B00535">
        <w:rPr>
          <w:rFonts w:hint="eastAsia"/>
        </w:rPr>
        <w:t>単語を並べた</w:t>
      </w:r>
      <w:r w:rsidR="00F95573">
        <w:rPr>
          <w:rFonts w:hint="eastAsia"/>
        </w:rPr>
        <w:t>文</w:t>
      </w:r>
      <w:r w:rsidR="005B3D07">
        <w:rPr>
          <w:rFonts w:hint="eastAsia"/>
        </w:rPr>
        <w:t>を生成します</w:t>
      </w:r>
      <w:r w:rsidR="00547E14">
        <w:rPr>
          <w:rFonts w:hint="eastAsia"/>
        </w:rPr>
        <w:t>。</w:t>
      </w:r>
      <w:commentRangeStart w:id="3"/>
      <w:r w:rsidR="00937174">
        <w:rPr>
          <w:rFonts w:hint="eastAsia"/>
        </w:rPr>
        <w:t>ただ</w:t>
      </w:r>
      <w:r w:rsidR="004B48B3">
        <w:rPr>
          <w:rFonts w:hint="eastAsia"/>
        </w:rPr>
        <w:t>し</w:t>
      </w:r>
      <w:r w:rsidR="00FA3C38">
        <w:rPr>
          <w:rFonts w:hint="eastAsia"/>
        </w:rPr>
        <w:t>、</w:t>
      </w:r>
      <w:r w:rsidR="006A7C45">
        <w:t>生成</w:t>
      </w:r>
      <w:r w:rsidR="006A7C45">
        <w:t>AI</w:t>
      </w:r>
      <w:r w:rsidR="00EC7092">
        <w:rPr>
          <w:rFonts w:hint="eastAsia"/>
        </w:rPr>
        <w:t>に</w:t>
      </w:r>
      <w:r w:rsidR="00FA3C38">
        <w:rPr>
          <w:rFonts w:hint="eastAsia"/>
        </w:rPr>
        <w:t>は</w:t>
      </w:r>
      <w:r w:rsidR="00EC7092">
        <w:rPr>
          <w:rFonts w:hint="eastAsia"/>
        </w:rPr>
        <w:t>、</w:t>
      </w:r>
      <w:r w:rsidR="00937174">
        <w:rPr>
          <w:rFonts w:hint="eastAsia"/>
        </w:rPr>
        <w:t>人間</w:t>
      </w:r>
      <w:r w:rsidR="00EC7092">
        <w:rPr>
          <w:rFonts w:hint="eastAsia"/>
        </w:rPr>
        <w:t>が</w:t>
      </w:r>
      <w:r w:rsidR="00A4033C">
        <w:rPr>
          <w:rFonts w:hint="eastAsia"/>
        </w:rPr>
        <w:t>一生</w:t>
      </w:r>
      <w:r w:rsidR="00875C7D">
        <w:rPr>
          <w:rFonts w:hint="eastAsia"/>
        </w:rPr>
        <w:t>を</w:t>
      </w:r>
      <w:r w:rsidR="00A4033C">
        <w:rPr>
          <w:rFonts w:hint="eastAsia"/>
        </w:rPr>
        <w:t>費やし</w:t>
      </w:r>
      <w:r w:rsidR="00875C7D">
        <w:rPr>
          <w:rFonts w:hint="eastAsia"/>
        </w:rPr>
        <w:t>ても</w:t>
      </w:r>
      <w:r w:rsidR="0063607D">
        <w:rPr>
          <w:rFonts w:hint="eastAsia"/>
        </w:rPr>
        <w:t>読みきれない</w:t>
      </w:r>
      <w:r w:rsidR="00937174">
        <w:rPr>
          <w:rFonts w:hint="eastAsia"/>
        </w:rPr>
        <w:t>膨大な量</w:t>
      </w:r>
      <w:r w:rsidR="00FA3C38">
        <w:rPr>
          <w:rFonts w:hint="eastAsia"/>
        </w:rPr>
        <w:t>の学習データが必要</w:t>
      </w:r>
      <w:r w:rsidR="00937174">
        <w:rPr>
          <w:rFonts w:hint="eastAsia"/>
        </w:rPr>
        <w:t>で</w:t>
      </w:r>
      <w:r w:rsidR="00544CF2">
        <w:rPr>
          <w:rFonts w:hint="eastAsia"/>
        </w:rPr>
        <w:t>す</w:t>
      </w:r>
      <w:commentRangeEnd w:id="3"/>
      <w:r w:rsidR="00EC7092">
        <w:rPr>
          <w:rStyle w:val="CommentReference"/>
        </w:rPr>
        <w:commentReference w:id="3"/>
      </w:r>
      <w:r w:rsidR="00544CF2">
        <w:rPr>
          <w:rFonts w:hint="eastAsia"/>
        </w:rPr>
        <w:t>。</w:t>
      </w:r>
      <w:commentRangeStart w:id="4"/>
      <w:commentRangeStart w:id="5"/>
      <w:r w:rsidR="00937174">
        <w:rPr>
          <w:rFonts w:hint="eastAsia"/>
        </w:rPr>
        <w:t>この点だけ考えても</w:t>
      </w:r>
      <w:r w:rsidR="009F70B5">
        <w:rPr>
          <w:rFonts w:hint="eastAsia"/>
        </w:rPr>
        <w:t>、</w:t>
      </w:r>
      <w:r w:rsidR="006A7C45">
        <w:t>生成</w:t>
      </w:r>
      <w:r w:rsidR="006A7C45">
        <w:t>AI</w:t>
      </w:r>
      <w:r w:rsidR="009F70B5">
        <w:rPr>
          <w:rFonts w:hint="eastAsia"/>
        </w:rPr>
        <w:t>が</w:t>
      </w:r>
      <w:r w:rsidR="00937174">
        <w:rPr>
          <w:rFonts w:hint="eastAsia"/>
        </w:rPr>
        <w:t>人間</w:t>
      </w:r>
      <w:commentRangeEnd w:id="4"/>
      <w:r w:rsidR="00F87708">
        <w:rPr>
          <w:rFonts w:hint="eastAsia"/>
        </w:rPr>
        <w:t>と異質</w:t>
      </w:r>
      <w:r w:rsidR="009F70B5">
        <w:rPr>
          <w:rFonts w:hint="eastAsia"/>
        </w:rPr>
        <w:t>である</w:t>
      </w:r>
      <w:r w:rsidR="00510FF9">
        <w:rPr>
          <w:rStyle w:val="CommentReference"/>
          <w:rFonts w:hint="eastAsia"/>
        </w:rPr>
        <w:commentReference w:id="4"/>
      </w:r>
      <w:commentRangeEnd w:id="5"/>
      <w:r w:rsidR="00515BAE">
        <w:rPr>
          <w:rStyle w:val="CommentReference"/>
        </w:rPr>
        <w:commentReference w:id="5"/>
      </w:r>
      <w:r w:rsidR="00937174">
        <w:rPr>
          <w:rFonts w:hint="eastAsia"/>
        </w:rPr>
        <w:t>ことがわかります。以降では</w:t>
      </w:r>
      <w:r w:rsidR="00B00535">
        <w:rPr>
          <w:rFonts w:hint="eastAsia"/>
        </w:rPr>
        <w:t>、</w:t>
      </w:r>
      <w:r w:rsidR="00937174">
        <w:rPr>
          <w:rFonts w:hint="eastAsia"/>
        </w:rPr>
        <w:t>子育</w:t>
      </w:r>
      <w:r w:rsidR="00455D16">
        <w:rPr>
          <w:rFonts w:hint="eastAsia"/>
        </w:rPr>
        <w:t>て</w:t>
      </w:r>
      <w:r w:rsidR="00C81CFA">
        <w:rPr>
          <w:rFonts w:hint="eastAsia"/>
        </w:rPr>
        <w:t>の</w:t>
      </w:r>
      <w:r w:rsidR="00937174">
        <w:rPr>
          <w:rFonts w:hint="eastAsia"/>
        </w:rPr>
        <w:t>文脈に関わる</w:t>
      </w:r>
      <w:r w:rsidR="00C81CFA">
        <w:rPr>
          <w:rFonts w:hint="eastAsia"/>
        </w:rPr>
        <w:t>両者の</w:t>
      </w:r>
      <w:r w:rsidR="00937174">
        <w:rPr>
          <w:rFonts w:hint="eastAsia"/>
        </w:rPr>
        <w:t>違い</w:t>
      </w:r>
      <w:r w:rsidR="00AB65E6">
        <w:rPr>
          <w:rFonts w:hint="eastAsia"/>
        </w:rPr>
        <w:t>に焦点をあてて</w:t>
      </w:r>
      <w:r w:rsidR="00502592">
        <w:rPr>
          <w:rFonts w:hint="eastAsia"/>
        </w:rPr>
        <w:t>議論していきます</w:t>
      </w:r>
      <w:r w:rsidR="00937174">
        <w:rPr>
          <w:rFonts w:hint="eastAsia"/>
        </w:rPr>
        <w:t>。</w:t>
      </w:r>
    </w:p>
    <w:p w14:paraId="07316A50" w14:textId="77777777" w:rsidR="00B00535" w:rsidRDefault="00B00535"/>
    <w:p w14:paraId="0779CE40" w14:textId="46D6493D" w:rsidR="00CC67DA" w:rsidRDefault="00FA6B09">
      <w:r>
        <w:rPr>
          <w:rFonts w:hint="eastAsia"/>
        </w:rPr>
        <w:t>第一に</w:t>
      </w:r>
      <w:r w:rsidR="00367172">
        <w:rPr>
          <w:rFonts w:hint="eastAsia"/>
        </w:rPr>
        <w:t>、</w:t>
      </w:r>
      <w:r w:rsidR="006A7C45">
        <w:t>生成</w:t>
      </w:r>
      <w:r w:rsidR="006A7C45">
        <w:t>AI</w:t>
      </w:r>
      <w:r w:rsidR="00B533D7">
        <w:rPr>
          <w:rFonts w:hint="eastAsia"/>
        </w:rPr>
        <w:t>が学習に使って</w:t>
      </w:r>
      <w:r w:rsidR="00367172">
        <w:rPr>
          <w:rFonts w:hint="eastAsia"/>
        </w:rPr>
        <w:t>いるものは、主に書き言葉</w:t>
      </w:r>
      <w:r w:rsidR="000B5328">
        <w:rPr>
          <w:rFonts w:hint="eastAsia"/>
        </w:rPr>
        <w:t>です</w:t>
      </w:r>
      <w:r w:rsidR="00367172">
        <w:rPr>
          <w:rFonts w:hint="eastAsia"/>
        </w:rPr>
        <w:t>。しかし、</w:t>
      </w:r>
      <w:r w:rsidR="00D347E9">
        <w:rPr>
          <w:rFonts w:hint="eastAsia"/>
        </w:rPr>
        <w:t>「書き言葉＝言語」と考える</w:t>
      </w:r>
      <w:r w:rsidR="00261F00">
        <w:rPr>
          <w:rFonts w:hint="eastAsia"/>
        </w:rPr>
        <w:t>のは危険</w:t>
      </w:r>
      <w:r w:rsidR="002E6CA1">
        <w:rPr>
          <w:rFonts w:hint="eastAsia"/>
        </w:rPr>
        <w:t>です。</w:t>
      </w:r>
      <w:commentRangeStart w:id="6"/>
      <w:r w:rsidR="00CD22B7">
        <w:rPr>
          <w:rFonts w:hint="eastAsia"/>
        </w:rPr>
        <w:t>書き言葉</w:t>
      </w:r>
      <w:r w:rsidR="00390179">
        <w:rPr>
          <w:rFonts w:hint="eastAsia"/>
        </w:rPr>
        <w:t>から</w:t>
      </w:r>
      <w:r w:rsidR="00CD22B7">
        <w:rPr>
          <w:rFonts w:hint="eastAsia"/>
        </w:rPr>
        <w:t>は</w:t>
      </w:r>
      <w:r w:rsidR="00390179">
        <w:rPr>
          <w:rFonts w:hint="eastAsia"/>
        </w:rPr>
        <w:t>、</w:t>
      </w:r>
      <w:r w:rsidR="00CD22B7">
        <w:rPr>
          <w:rFonts w:hint="eastAsia"/>
        </w:rPr>
        <w:t>音声に含まれるイントネーションや間、声色</w:t>
      </w:r>
      <w:r w:rsidR="00CC67DA">
        <w:rPr>
          <w:rFonts w:hint="eastAsia"/>
        </w:rPr>
        <w:t>、抑揚</w:t>
      </w:r>
      <w:r w:rsidR="00CD22B7">
        <w:rPr>
          <w:rFonts w:hint="eastAsia"/>
        </w:rPr>
        <w:t>など多くの情報が抜け落ちています</w:t>
      </w:r>
      <w:commentRangeEnd w:id="6"/>
      <w:r w:rsidR="00515BAE">
        <w:rPr>
          <w:rStyle w:val="CommentReference"/>
        </w:rPr>
        <w:commentReference w:id="6"/>
      </w:r>
      <w:r w:rsidR="00DC2CD9">
        <w:rPr>
          <w:rFonts w:hint="eastAsia"/>
        </w:rPr>
        <w:t>。</w:t>
      </w:r>
      <w:r w:rsidR="00CC67DA">
        <w:rPr>
          <w:rFonts w:hint="eastAsia"/>
        </w:rPr>
        <w:t>近年、インターネット上での</w:t>
      </w:r>
      <w:r w:rsidR="00904855">
        <w:rPr>
          <w:rFonts w:hint="eastAsia"/>
        </w:rPr>
        <w:t>すれ違い</w:t>
      </w:r>
      <w:r w:rsidR="00CC67DA">
        <w:rPr>
          <w:rFonts w:hint="eastAsia"/>
        </w:rPr>
        <w:t>による炎上が問題になっていますが、</w:t>
      </w:r>
      <w:r w:rsidR="00472D24">
        <w:rPr>
          <w:rFonts w:hint="eastAsia"/>
        </w:rPr>
        <w:t>原因の一部は、書き言葉では音声</w:t>
      </w:r>
      <w:r w:rsidR="007A2EC7">
        <w:rPr>
          <w:rFonts w:hint="eastAsia"/>
        </w:rPr>
        <w:t>で伝えられる情報の多くが欠落し</w:t>
      </w:r>
      <w:r w:rsidR="00904855">
        <w:rPr>
          <w:rFonts w:hint="eastAsia"/>
        </w:rPr>
        <w:t>、誤解が生じて</w:t>
      </w:r>
      <w:r w:rsidR="000E3A2B">
        <w:rPr>
          <w:rFonts w:hint="eastAsia"/>
        </w:rPr>
        <w:t>しまう</w:t>
      </w:r>
      <w:r w:rsidR="00FA2F20">
        <w:rPr>
          <w:rFonts w:hint="eastAsia"/>
        </w:rPr>
        <w:t>から</w:t>
      </w:r>
      <w:r w:rsidR="007A2EC7">
        <w:rPr>
          <w:rFonts w:hint="eastAsia"/>
        </w:rPr>
        <w:t>だと</w:t>
      </w:r>
      <w:r w:rsidR="00E46097">
        <w:rPr>
          <w:rFonts w:hint="eastAsia"/>
        </w:rPr>
        <w:t>考え</w:t>
      </w:r>
      <w:r w:rsidR="00B07A67">
        <w:rPr>
          <w:rFonts w:hint="eastAsia"/>
        </w:rPr>
        <w:t>られます</w:t>
      </w:r>
      <w:r w:rsidR="007A2EC7">
        <w:rPr>
          <w:rFonts w:hint="eastAsia"/>
        </w:rPr>
        <w:t>。</w:t>
      </w:r>
    </w:p>
    <w:p w14:paraId="3D5583FF" w14:textId="77777777" w:rsidR="00CC67DA" w:rsidRDefault="00CC67DA"/>
    <w:p w14:paraId="34EA6BB1" w14:textId="1725BF69" w:rsidR="00E56FF3" w:rsidRDefault="00C818DD">
      <w:r>
        <w:rPr>
          <w:rFonts w:hint="eastAsia"/>
        </w:rPr>
        <w:t>また</w:t>
      </w:r>
      <w:r w:rsidR="00930A6C">
        <w:rPr>
          <w:rFonts w:hint="eastAsia"/>
        </w:rPr>
        <w:t>、</w:t>
      </w:r>
      <w:r w:rsidR="00367172">
        <w:rPr>
          <w:rFonts w:hint="eastAsia"/>
        </w:rPr>
        <w:t>新聞</w:t>
      </w:r>
      <w:r w:rsidR="00DF343B">
        <w:rPr>
          <w:rFonts w:hint="eastAsia"/>
        </w:rPr>
        <w:t>や小説</w:t>
      </w:r>
      <w:r w:rsidR="00367172">
        <w:rPr>
          <w:rFonts w:hint="eastAsia"/>
        </w:rPr>
        <w:t>を読</w:t>
      </w:r>
      <w:r w:rsidR="005B1175">
        <w:rPr>
          <w:rFonts w:hint="eastAsia"/>
        </w:rPr>
        <w:t>んで</w:t>
      </w:r>
      <w:r w:rsidR="00367172">
        <w:rPr>
          <w:rFonts w:hint="eastAsia"/>
        </w:rPr>
        <w:t>言語を習得する赤ちゃんはい</w:t>
      </w:r>
      <w:r w:rsidR="00930A6C">
        <w:rPr>
          <w:rFonts w:hint="eastAsia"/>
        </w:rPr>
        <w:t>ません</w:t>
      </w:r>
      <w:r w:rsidR="00367172">
        <w:rPr>
          <w:rFonts w:hint="eastAsia"/>
        </w:rPr>
        <w:t>。</w:t>
      </w:r>
      <w:r w:rsidR="003A11DF">
        <w:rPr>
          <w:rFonts w:hint="eastAsia"/>
        </w:rPr>
        <w:t>養育者</w:t>
      </w:r>
      <w:r w:rsidR="00367172">
        <w:rPr>
          <w:rFonts w:hint="eastAsia"/>
        </w:rPr>
        <w:t>は</w:t>
      </w:r>
      <w:r w:rsidR="00172AFE">
        <w:rPr>
          <w:rFonts w:hint="eastAsia"/>
        </w:rPr>
        <w:t>赤ちゃんに対して</w:t>
      </w:r>
      <w:r w:rsidR="00367172">
        <w:rPr>
          <w:rFonts w:hint="eastAsia"/>
        </w:rPr>
        <w:t>、声色を変え、短めの文を</w:t>
      </w:r>
      <w:r w:rsidR="007578D9">
        <w:rPr>
          <w:rFonts w:hint="eastAsia"/>
        </w:rPr>
        <w:t>、</w:t>
      </w:r>
      <w:r w:rsidR="00367172">
        <w:rPr>
          <w:rFonts w:hint="eastAsia"/>
        </w:rPr>
        <w:t>強調されたイントネーションを使って</w:t>
      </w:r>
      <w:r w:rsidR="000B5328">
        <w:rPr>
          <w:rFonts w:hint="eastAsia"/>
        </w:rPr>
        <w:t>、</w:t>
      </w:r>
      <w:r w:rsidR="00367172">
        <w:rPr>
          <w:rFonts w:hint="eastAsia"/>
        </w:rPr>
        <w:t>ゆっくりと語りかけ</w:t>
      </w:r>
      <w:r w:rsidR="000B5328">
        <w:rPr>
          <w:rFonts w:hint="eastAsia"/>
        </w:rPr>
        <w:t>ます</w:t>
      </w:r>
      <w:r w:rsidR="00367172">
        <w:rPr>
          <w:rFonts w:hint="eastAsia"/>
        </w:rPr>
        <w:t>。</w:t>
      </w:r>
      <w:r w:rsidR="000B5328">
        <w:rPr>
          <w:rFonts w:hint="eastAsia"/>
        </w:rPr>
        <w:t>この独特の話し方</w:t>
      </w:r>
      <w:r w:rsidR="00B139FF">
        <w:rPr>
          <w:rFonts w:hint="eastAsia"/>
        </w:rPr>
        <w:t>は、</w:t>
      </w:r>
      <w:r w:rsidR="00367172">
        <w:rPr>
          <w:rFonts w:hint="eastAsia"/>
        </w:rPr>
        <w:t>赤ちゃんの注意を引</w:t>
      </w:r>
      <w:r w:rsidR="00A00D24">
        <w:rPr>
          <w:rFonts w:hint="eastAsia"/>
        </w:rPr>
        <w:t>き、母語の学習に</w:t>
      </w:r>
      <w:r w:rsidR="00993EFB">
        <w:rPr>
          <w:rFonts w:hint="eastAsia"/>
        </w:rPr>
        <w:t>役立ちます</w:t>
      </w:r>
      <w:r w:rsidR="00367172">
        <w:rPr>
          <w:rFonts w:hint="eastAsia"/>
        </w:rPr>
        <w:t>。</w:t>
      </w:r>
      <w:r w:rsidR="0064513A">
        <w:rPr>
          <w:rFonts w:hint="eastAsia"/>
        </w:rPr>
        <w:t>つまり、</w:t>
      </w:r>
      <w:r w:rsidR="00730445">
        <w:rPr>
          <w:rFonts w:hint="eastAsia"/>
        </w:rPr>
        <w:t>言語習得の根幹は</w:t>
      </w:r>
      <w:r w:rsidR="003C260A">
        <w:rPr>
          <w:rFonts w:hint="eastAsia"/>
        </w:rPr>
        <w:t>、</w:t>
      </w:r>
      <w:r w:rsidR="00F418CD">
        <w:rPr>
          <w:rFonts w:hint="eastAsia"/>
        </w:rPr>
        <w:t>養育者</w:t>
      </w:r>
      <w:r w:rsidR="0024185B">
        <w:rPr>
          <w:rFonts w:hint="eastAsia"/>
        </w:rPr>
        <w:t>から</w:t>
      </w:r>
      <w:r w:rsidR="009E73A4">
        <w:rPr>
          <w:rFonts w:hint="eastAsia"/>
        </w:rPr>
        <w:t>の語りかけ</w:t>
      </w:r>
      <w:r w:rsidR="00FE543E">
        <w:rPr>
          <w:rFonts w:hint="eastAsia"/>
        </w:rPr>
        <w:t>が築くものなのです</w:t>
      </w:r>
      <w:r w:rsidR="00DE4AD4">
        <w:rPr>
          <w:rFonts w:hint="eastAsia"/>
        </w:rPr>
        <w:t>（</w:t>
      </w:r>
      <w:r w:rsidR="00E46097">
        <w:rPr>
          <w:rFonts w:hint="eastAsia"/>
        </w:rPr>
        <w:t>手話の場合もあ</w:t>
      </w:r>
      <w:r w:rsidR="007700DC">
        <w:rPr>
          <w:rFonts w:hint="eastAsia"/>
        </w:rPr>
        <w:t>りま</w:t>
      </w:r>
      <w:r w:rsidR="00E46097">
        <w:rPr>
          <w:rFonts w:hint="eastAsia"/>
        </w:rPr>
        <w:t>すが、手話も書き言葉と大きく異なります）</w:t>
      </w:r>
      <w:r w:rsidR="00730445">
        <w:rPr>
          <w:rFonts w:hint="eastAsia"/>
        </w:rPr>
        <w:t>。</w:t>
      </w:r>
      <w:r w:rsidR="00510FF9">
        <w:rPr>
          <w:rFonts w:hint="eastAsia"/>
        </w:rPr>
        <w:t>読み</w:t>
      </w:r>
      <w:r w:rsidR="00E245EA">
        <w:rPr>
          <w:rFonts w:hint="eastAsia"/>
        </w:rPr>
        <w:t>上げ機能を使ったとしても、</w:t>
      </w:r>
      <w:r w:rsidR="00A61DFA">
        <w:rPr>
          <w:rFonts w:hint="eastAsia"/>
        </w:rPr>
        <w:t>主に大人向けの書き言葉から学習した</w:t>
      </w:r>
      <w:r w:rsidR="00D1042C">
        <w:rPr>
          <w:rFonts w:hint="eastAsia"/>
        </w:rPr>
        <w:t>発話</w:t>
      </w:r>
      <w:r w:rsidR="0010781A">
        <w:rPr>
          <w:rFonts w:hint="eastAsia"/>
        </w:rPr>
        <w:t>と</w:t>
      </w:r>
      <w:ins w:id="7" w:author="FURUSAWA, RINA" w:date="2024-05-21T17:47:00Z">
        <w:r w:rsidR="00510FF9">
          <w:rPr>
            <w:rFonts w:hint="eastAsia"/>
          </w:rPr>
          <w:t>、</w:t>
        </w:r>
      </w:ins>
      <w:r w:rsidR="003D7B94">
        <w:rPr>
          <w:rFonts w:hint="eastAsia"/>
        </w:rPr>
        <w:t>子どもに向けて</w:t>
      </w:r>
      <w:r w:rsidR="00DE4AD4">
        <w:rPr>
          <w:rFonts w:hint="eastAsia"/>
        </w:rPr>
        <w:t>語りかけられる</w:t>
      </w:r>
      <w:r w:rsidR="003D7B94">
        <w:rPr>
          <w:rFonts w:hint="eastAsia"/>
        </w:rPr>
        <w:t>音声の</w:t>
      </w:r>
      <w:r w:rsidR="0010781A">
        <w:rPr>
          <w:rFonts w:hint="eastAsia"/>
        </w:rPr>
        <w:t>違い</w:t>
      </w:r>
      <w:r w:rsidR="00030059">
        <w:rPr>
          <w:rFonts w:hint="eastAsia"/>
        </w:rPr>
        <w:t>は</w:t>
      </w:r>
      <w:r w:rsidR="00E32EBC">
        <w:rPr>
          <w:rFonts w:hint="eastAsia"/>
        </w:rPr>
        <w:t>、言語学的な観点からは</w:t>
      </w:r>
      <w:r w:rsidR="009A107C">
        <w:rPr>
          <w:rFonts w:hint="eastAsia"/>
        </w:rPr>
        <w:t>無視できま</w:t>
      </w:r>
      <w:r w:rsidR="00397D4B">
        <w:rPr>
          <w:rFonts w:hint="eastAsia"/>
        </w:rPr>
        <w:t>せ</w:t>
      </w:r>
      <w:r w:rsidR="009A107C">
        <w:rPr>
          <w:rFonts w:hint="eastAsia"/>
        </w:rPr>
        <w:t>ん</w:t>
      </w:r>
      <w:r w:rsidR="0010781A">
        <w:rPr>
          <w:rFonts w:hint="eastAsia"/>
        </w:rPr>
        <w:t>。</w:t>
      </w:r>
    </w:p>
    <w:p w14:paraId="13E11545" w14:textId="3CF9B608" w:rsidR="00730445" w:rsidRDefault="00730445"/>
    <w:p w14:paraId="187C6F5E" w14:textId="096822BD" w:rsidR="009B2956" w:rsidRDefault="0038380E">
      <w:r>
        <w:rPr>
          <w:rFonts w:hint="eastAsia"/>
        </w:rPr>
        <w:lastRenderedPageBreak/>
        <w:t>第二</w:t>
      </w:r>
      <w:r w:rsidR="000325E0">
        <w:rPr>
          <w:rFonts w:hint="eastAsia"/>
        </w:rPr>
        <w:t>に、</w:t>
      </w:r>
      <w:r w:rsidR="006A7C45">
        <w:t>生成</w:t>
      </w:r>
      <w:r w:rsidR="006A7C45">
        <w:t>AI</w:t>
      </w:r>
      <w:r w:rsidR="000325E0">
        <w:rPr>
          <w:rFonts w:hint="eastAsia"/>
        </w:rPr>
        <w:t>と人間言語の決定的な違いとして、その発言の背後に感情</w:t>
      </w:r>
      <w:r w:rsidR="00175DFF">
        <w:rPr>
          <w:rFonts w:hint="eastAsia"/>
        </w:rPr>
        <w:t>や意図</w:t>
      </w:r>
      <w:r w:rsidR="000325E0">
        <w:rPr>
          <w:rFonts w:hint="eastAsia"/>
        </w:rPr>
        <w:t>があるか</w:t>
      </w:r>
      <w:r w:rsidR="0030385A">
        <w:rPr>
          <w:rFonts w:hint="eastAsia"/>
        </w:rPr>
        <w:t>どうか</w:t>
      </w:r>
      <w:r w:rsidR="000325E0">
        <w:rPr>
          <w:rFonts w:hint="eastAsia"/>
        </w:rPr>
        <w:t>、という</w:t>
      </w:r>
      <w:r w:rsidR="00101327">
        <w:rPr>
          <w:rFonts w:hint="eastAsia"/>
        </w:rPr>
        <w:t>点があげられます</w:t>
      </w:r>
      <w:r w:rsidR="000325E0">
        <w:rPr>
          <w:rFonts w:hint="eastAsia"/>
        </w:rPr>
        <w:t>。</w:t>
      </w:r>
      <w:r w:rsidR="00171A26">
        <w:rPr>
          <w:rFonts w:hint="eastAsia"/>
        </w:rPr>
        <w:t>例えば</w:t>
      </w:r>
      <w:r w:rsidR="000325E0">
        <w:rPr>
          <w:rFonts w:hint="eastAsia"/>
        </w:rPr>
        <w:t>、人間が「お腹がすいた」と発言すれば、</w:t>
      </w:r>
      <w:r w:rsidR="00171A26">
        <w:rPr>
          <w:rFonts w:hint="eastAsia"/>
        </w:rPr>
        <w:t>その背後には</w:t>
      </w:r>
      <w:r w:rsidR="000325E0">
        <w:rPr>
          <w:rFonts w:hint="eastAsia"/>
        </w:rPr>
        <w:t>「ご飯が食べたい」という</w:t>
      </w:r>
      <w:r w:rsidR="00425D02">
        <w:rPr>
          <w:rFonts w:hint="eastAsia"/>
        </w:rPr>
        <w:t>欲求</w:t>
      </w:r>
      <w:r w:rsidR="000325E0">
        <w:rPr>
          <w:rFonts w:hint="eastAsia"/>
        </w:rPr>
        <w:t>が</w:t>
      </w:r>
      <w:r w:rsidR="00171A26">
        <w:rPr>
          <w:rFonts w:hint="eastAsia"/>
        </w:rPr>
        <w:t>あります</w:t>
      </w:r>
      <w:r w:rsidR="000325E0">
        <w:rPr>
          <w:rFonts w:hint="eastAsia"/>
        </w:rPr>
        <w:t>。しかし、</w:t>
      </w:r>
      <w:r w:rsidR="006A7C45">
        <w:t>生成</w:t>
      </w:r>
      <w:r w:rsidR="006A7C45">
        <w:t>AI</w:t>
      </w:r>
      <w:r w:rsidR="000325E0">
        <w:rPr>
          <w:rFonts w:hint="eastAsia"/>
        </w:rPr>
        <w:t>の発言は</w:t>
      </w:r>
      <w:r w:rsidR="00171A26">
        <w:rPr>
          <w:rFonts w:hint="eastAsia"/>
        </w:rPr>
        <w:t>、</w:t>
      </w:r>
      <w:r w:rsidR="000325E0">
        <w:rPr>
          <w:rFonts w:hint="eastAsia"/>
        </w:rPr>
        <w:t>そのような感情と結びついてい</w:t>
      </w:r>
      <w:r w:rsidR="00171A26">
        <w:rPr>
          <w:rFonts w:hint="eastAsia"/>
        </w:rPr>
        <w:t>ません</w:t>
      </w:r>
      <w:r w:rsidR="004F7425">
        <w:rPr>
          <w:rFonts w:hint="eastAsia"/>
        </w:rPr>
        <w:t>。</w:t>
      </w:r>
      <w:r w:rsidR="00093698">
        <w:rPr>
          <w:rFonts w:hint="eastAsia"/>
        </w:rPr>
        <w:t>そもそも</w:t>
      </w:r>
      <w:r w:rsidR="006A7C45">
        <w:t>生成</w:t>
      </w:r>
      <w:r w:rsidR="006A7C45">
        <w:t>AI</w:t>
      </w:r>
      <w:r w:rsidR="00093698">
        <w:rPr>
          <w:rFonts w:hint="eastAsia"/>
        </w:rPr>
        <w:t>は</w:t>
      </w:r>
      <w:commentRangeStart w:id="8"/>
      <w:commentRangeStart w:id="9"/>
      <w:commentRangeStart w:id="10"/>
      <w:commentRangeStart w:id="11"/>
      <w:commentRangeStart w:id="12"/>
      <w:r w:rsidR="00093698">
        <w:rPr>
          <w:rFonts w:hint="eastAsia"/>
        </w:rPr>
        <w:t>身体を持っていないので、</w:t>
      </w:r>
      <w:r w:rsidR="000B2927">
        <w:rPr>
          <w:rFonts w:hint="eastAsia"/>
        </w:rPr>
        <w:t>感情や欲求もない</w:t>
      </w:r>
      <w:commentRangeEnd w:id="8"/>
      <w:r w:rsidR="009E1845">
        <w:rPr>
          <w:rStyle w:val="CommentReference"/>
        </w:rPr>
        <w:commentReference w:id="8"/>
      </w:r>
      <w:commentRangeEnd w:id="9"/>
      <w:r w:rsidR="009E1845">
        <w:rPr>
          <w:rStyle w:val="CommentReference"/>
        </w:rPr>
        <w:commentReference w:id="9"/>
      </w:r>
      <w:commentRangeEnd w:id="10"/>
      <w:r w:rsidR="009C25F8">
        <w:rPr>
          <w:rStyle w:val="CommentReference"/>
        </w:rPr>
        <w:commentReference w:id="10"/>
      </w:r>
      <w:commentRangeEnd w:id="11"/>
      <w:r w:rsidR="00EA7AFA">
        <w:rPr>
          <w:rStyle w:val="CommentReference"/>
        </w:rPr>
        <w:commentReference w:id="11"/>
      </w:r>
      <w:commentRangeEnd w:id="12"/>
      <w:r w:rsidR="00D72133">
        <w:rPr>
          <w:rStyle w:val="CommentReference"/>
        </w:rPr>
        <w:commentReference w:id="12"/>
      </w:r>
      <w:r w:rsidR="000B2927">
        <w:rPr>
          <w:rFonts w:hint="eastAsia"/>
        </w:rPr>
        <w:t>のです</w:t>
      </w:r>
      <w:r w:rsidR="000325E0">
        <w:rPr>
          <w:rFonts w:hint="eastAsia"/>
        </w:rPr>
        <w:t>。</w:t>
      </w:r>
      <w:r w:rsidR="006A7C45">
        <w:t>生成</w:t>
      </w:r>
      <w:r w:rsidR="006A7C45">
        <w:t>AI</w:t>
      </w:r>
      <w:r w:rsidR="000325E0">
        <w:rPr>
          <w:rFonts w:hint="eastAsia"/>
        </w:rPr>
        <w:t>に「</w:t>
      </w:r>
      <w:r w:rsidR="00C36B3D">
        <w:rPr>
          <w:rFonts w:hint="eastAsia"/>
        </w:rPr>
        <w:t>ただいま</w:t>
      </w:r>
      <w:r w:rsidR="000325E0">
        <w:rPr>
          <w:rFonts w:hint="eastAsia"/>
        </w:rPr>
        <w:t>」と</w:t>
      </w:r>
      <w:r w:rsidR="009A7D8F">
        <w:rPr>
          <w:rFonts w:hint="eastAsia"/>
        </w:rPr>
        <w:t>言え</w:t>
      </w:r>
      <w:r w:rsidR="00C36B3D">
        <w:rPr>
          <w:rFonts w:hint="eastAsia"/>
        </w:rPr>
        <w:t>ば</w:t>
      </w:r>
      <w:r w:rsidR="000325E0">
        <w:rPr>
          <w:rFonts w:hint="eastAsia"/>
        </w:rPr>
        <w:t>、「</w:t>
      </w:r>
      <w:r w:rsidR="00C36B3D">
        <w:rPr>
          <w:rFonts w:hint="eastAsia"/>
        </w:rPr>
        <w:t>お帰りなさい</w:t>
      </w:r>
      <w:r w:rsidR="00261F00">
        <w:rPr>
          <w:rFonts w:hint="eastAsia"/>
        </w:rPr>
        <w:t>」と</w:t>
      </w:r>
      <w:r w:rsidR="000325E0">
        <w:rPr>
          <w:rFonts w:hint="eastAsia"/>
        </w:rPr>
        <w:t>返ってくる</w:t>
      </w:r>
      <w:r w:rsidR="008E3892">
        <w:rPr>
          <w:rFonts w:hint="eastAsia"/>
        </w:rPr>
        <w:t>でしょう</w:t>
      </w:r>
      <w:r w:rsidR="000325E0">
        <w:rPr>
          <w:rFonts w:hint="eastAsia"/>
        </w:rPr>
        <w:t>。しかしそれは、</w:t>
      </w:r>
      <w:r w:rsidR="00C36B3D">
        <w:rPr>
          <w:rFonts w:hint="eastAsia"/>
        </w:rPr>
        <w:t>「ただいま」の返答として「お帰りなさい」が</w:t>
      </w:r>
      <w:r w:rsidR="00E245EA">
        <w:rPr>
          <w:rFonts w:hint="eastAsia"/>
        </w:rPr>
        <w:t>高確率で</w:t>
      </w:r>
      <w:r w:rsidR="00C36B3D">
        <w:rPr>
          <w:rFonts w:hint="eastAsia"/>
        </w:rPr>
        <w:t>起</w:t>
      </w:r>
      <w:r w:rsidR="007578D9">
        <w:rPr>
          <w:rFonts w:hint="eastAsia"/>
        </w:rPr>
        <w:t>こ</w:t>
      </w:r>
      <w:r w:rsidR="00C36B3D">
        <w:rPr>
          <w:rFonts w:hint="eastAsia"/>
        </w:rPr>
        <w:t>る</w:t>
      </w:r>
      <w:r w:rsidR="00993EFB">
        <w:rPr>
          <w:rFonts w:hint="eastAsia"/>
        </w:rPr>
        <w:t>という統計</w:t>
      </w:r>
      <w:r w:rsidR="000325E0">
        <w:rPr>
          <w:rFonts w:hint="eastAsia"/>
        </w:rPr>
        <w:t>情報に従っているに過ぎ</w:t>
      </w:r>
      <w:r w:rsidR="00C36B3D">
        <w:rPr>
          <w:rFonts w:hint="eastAsia"/>
        </w:rPr>
        <w:t>ず、</w:t>
      </w:r>
      <w:r w:rsidR="003C256B">
        <w:rPr>
          <w:rFonts w:hint="eastAsia"/>
        </w:rPr>
        <w:t>「ただいま」の意味</w:t>
      </w:r>
      <w:r w:rsidR="000A758C">
        <w:rPr>
          <w:rFonts w:hint="eastAsia"/>
        </w:rPr>
        <w:t>も</w:t>
      </w:r>
      <w:r w:rsidR="003C256B">
        <w:rPr>
          <w:rFonts w:hint="eastAsia"/>
        </w:rPr>
        <w:t>理解</w:t>
      </w:r>
      <w:r w:rsidR="000A758C">
        <w:rPr>
          <w:rFonts w:hint="eastAsia"/>
        </w:rPr>
        <w:t>していないし</w:t>
      </w:r>
      <w:r w:rsidR="003C256B">
        <w:rPr>
          <w:rFonts w:hint="eastAsia"/>
        </w:rPr>
        <w:t>、</w:t>
      </w:r>
      <w:r w:rsidR="00C36B3D">
        <w:rPr>
          <w:rFonts w:hint="eastAsia"/>
        </w:rPr>
        <w:t>「無事に帰ってきてくれてよかった」という感情</w:t>
      </w:r>
      <w:r w:rsidR="007272EA">
        <w:rPr>
          <w:rFonts w:hint="eastAsia"/>
        </w:rPr>
        <w:t>も</w:t>
      </w:r>
      <w:r w:rsidR="007578D9">
        <w:rPr>
          <w:rFonts w:hint="eastAsia"/>
        </w:rPr>
        <w:t>含んで</w:t>
      </w:r>
      <w:r w:rsidR="007272EA">
        <w:rPr>
          <w:rFonts w:hint="eastAsia"/>
        </w:rPr>
        <w:t>いません</w:t>
      </w:r>
      <w:r w:rsidR="00C36B3D">
        <w:rPr>
          <w:rFonts w:hint="eastAsia"/>
        </w:rPr>
        <w:t>。</w:t>
      </w:r>
      <w:r w:rsidR="00175DFF" w:rsidRPr="00175DFF">
        <w:rPr>
          <w:rFonts w:hint="eastAsia"/>
        </w:rPr>
        <w:t>背後に意図・感情・身体が存在しないやりとりから、コミュニケーション</w:t>
      </w:r>
      <w:r w:rsidR="00175DFF">
        <w:rPr>
          <w:rFonts w:hint="eastAsia"/>
        </w:rPr>
        <w:t>能力</w:t>
      </w:r>
      <w:r w:rsidR="00175DFF" w:rsidRPr="00175DFF">
        <w:rPr>
          <w:rFonts w:hint="eastAsia"/>
        </w:rPr>
        <w:t>を学べるのだろうか</w:t>
      </w:r>
      <w:r w:rsidR="00636BC1" w:rsidRPr="00175DFF">
        <w:rPr>
          <w:rFonts w:hint="eastAsia"/>
        </w:rPr>
        <w:t>、と</w:t>
      </w:r>
      <w:r w:rsidR="00636BC1">
        <w:rPr>
          <w:rFonts w:hint="eastAsia"/>
        </w:rPr>
        <w:t>いうのが我々の疑問です</w:t>
      </w:r>
      <w:r w:rsidR="0037795E">
        <w:rPr>
          <w:rFonts w:hint="eastAsia"/>
        </w:rPr>
        <w:t>。</w:t>
      </w:r>
    </w:p>
    <w:p w14:paraId="5118B592" w14:textId="65623772" w:rsidR="0037795E" w:rsidRDefault="0037795E"/>
    <w:p w14:paraId="03F5F5DF" w14:textId="09CC6E3D" w:rsidR="00941EFC" w:rsidRDefault="00941EFC">
      <w:r>
        <w:rPr>
          <w:rFonts w:hint="eastAsia"/>
        </w:rPr>
        <w:t>第</w:t>
      </w:r>
      <w:r w:rsidR="005C7519">
        <w:rPr>
          <w:rFonts w:hint="eastAsia"/>
        </w:rPr>
        <w:t>三</w:t>
      </w:r>
      <w:r>
        <w:rPr>
          <w:rFonts w:hint="eastAsia"/>
        </w:rPr>
        <w:t>の問題として、</w:t>
      </w:r>
      <w:commentRangeStart w:id="13"/>
      <w:r>
        <w:rPr>
          <w:rFonts w:hint="eastAsia"/>
        </w:rPr>
        <w:t>共同注意の</w:t>
      </w:r>
      <w:r w:rsidR="00D22D4F">
        <w:rPr>
          <w:rFonts w:hint="eastAsia"/>
        </w:rPr>
        <w:t>機会</w:t>
      </w:r>
      <w:r>
        <w:rPr>
          <w:rFonts w:hint="eastAsia"/>
        </w:rPr>
        <w:t>損失があげられ</w:t>
      </w:r>
      <w:r w:rsidR="004F4AAE">
        <w:rPr>
          <w:rFonts w:hint="eastAsia"/>
        </w:rPr>
        <w:t>ます</w:t>
      </w:r>
      <w:commentRangeEnd w:id="13"/>
      <w:r w:rsidR="00FD7813">
        <w:rPr>
          <w:rStyle w:val="CommentReference"/>
        </w:rPr>
        <w:commentReference w:id="13"/>
      </w:r>
      <w:r>
        <w:rPr>
          <w:rFonts w:hint="eastAsia"/>
        </w:rPr>
        <w:t>。共同注意とは、</w:t>
      </w:r>
      <w:r w:rsidR="00F82670">
        <w:rPr>
          <w:rFonts w:hint="eastAsia"/>
        </w:rPr>
        <w:t>大人</w:t>
      </w:r>
      <w:r w:rsidR="00D975B7">
        <w:rPr>
          <w:rFonts w:hint="eastAsia"/>
        </w:rPr>
        <w:t>が</w:t>
      </w:r>
      <w:r>
        <w:rPr>
          <w:rFonts w:hint="eastAsia"/>
        </w:rPr>
        <w:t>子どもと同じものを</w:t>
      </w:r>
      <w:r w:rsidR="009A3540">
        <w:rPr>
          <w:rFonts w:hint="eastAsia"/>
        </w:rPr>
        <w:t>一緒に</w:t>
      </w:r>
      <w:r w:rsidR="008E2337">
        <w:rPr>
          <w:rFonts w:hint="eastAsia"/>
        </w:rPr>
        <w:t>見て、</w:t>
      </w:r>
      <w:r>
        <w:rPr>
          <w:rFonts w:hint="eastAsia"/>
        </w:rPr>
        <w:t>指</w:t>
      </w:r>
      <w:r w:rsidR="00476DD1">
        <w:rPr>
          <w:rFonts w:hint="eastAsia"/>
        </w:rPr>
        <w:t>を</w:t>
      </w:r>
      <w:proofErr w:type="gramStart"/>
      <w:r w:rsidR="00164AA5">
        <w:rPr>
          <w:rFonts w:hint="eastAsia"/>
        </w:rPr>
        <w:t>さ</w:t>
      </w:r>
      <w:r w:rsidR="00521993">
        <w:rPr>
          <w:rFonts w:hint="eastAsia"/>
        </w:rPr>
        <w:t>したり</w:t>
      </w:r>
      <w:proofErr w:type="gramEnd"/>
      <w:r>
        <w:rPr>
          <w:rFonts w:hint="eastAsia"/>
        </w:rPr>
        <w:t>、それについて話すこと</w:t>
      </w:r>
      <w:r w:rsidR="00D123D9">
        <w:rPr>
          <w:rFonts w:hint="eastAsia"/>
        </w:rPr>
        <w:t>です</w:t>
      </w:r>
      <w:r>
        <w:rPr>
          <w:rFonts w:hint="eastAsia"/>
        </w:rPr>
        <w:t>。この共同注意</w:t>
      </w:r>
      <w:r w:rsidR="00175DFF">
        <w:rPr>
          <w:rFonts w:hint="eastAsia"/>
        </w:rPr>
        <w:t>は</w:t>
      </w:r>
      <w:r w:rsidR="00F120E9">
        <w:rPr>
          <w:rFonts w:hint="eastAsia"/>
        </w:rPr>
        <w:t>、言語</w:t>
      </w:r>
      <w:r w:rsidR="002C6DE6">
        <w:rPr>
          <w:rFonts w:hint="eastAsia"/>
        </w:rPr>
        <w:t>発達</w:t>
      </w:r>
      <w:r w:rsidR="00D930F7">
        <w:rPr>
          <w:rFonts w:hint="eastAsia"/>
        </w:rPr>
        <w:t>に対して</w:t>
      </w:r>
      <w:r w:rsidR="00175DFF">
        <w:rPr>
          <w:rFonts w:hint="eastAsia"/>
        </w:rPr>
        <w:t>重要</w:t>
      </w:r>
      <w:r w:rsidR="00F120E9">
        <w:rPr>
          <w:rFonts w:hint="eastAsia"/>
        </w:rPr>
        <w:t>な役割を担います</w:t>
      </w:r>
      <w:r w:rsidR="00851C0D">
        <w:rPr>
          <w:rFonts w:hint="eastAsia"/>
        </w:rPr>
        <w:t>。</w:t>
      </w:r>
      <w:r w:rsidR="00175DFF">
        <w:rPr>
          <w:rFonts w:hint="eastAsia"/>
        </w:rPr>
        <w:t>さらに</w:t>
      </w:r>
      <w:r w:rsidR="00F418CD">
        <w:rPr>
          <w:rFonts w:hint="eastAsia"/>
        </w:rPr>
        <w:t>このような</w:t>
      </w:r>
      <w:r w:rsidR="00DD4B07">
        <w:rPr>
          <w:rFonts w:hint="eastAsia"/>
        </w:rPr>
        <w:t>経験から</w:t>
      </w:r>
      <w:r>
        <w:rPr>
          <w:rFonts w:hint="eastAsia"/>
        </w:rPr>
        <w:t>、子どもは</w:t>
      </w:r>
      <w:r w:rsidR="00724EED">
        <w:rPr>
          <w:rFonts w:hint="eastAsia"/>
        </w:rPr>
        <w:t>「自分」</w:t>
      </w:r>
      <w:r>
        <w:rPr>
          <w:rFonts w:hint="eastAsia"/>
        </w:rPr>
        <w:t>と</w:t>
      </w:r>
      <w:r w:rsidR="006F249A">
        <w:rPr>
          <w:rFonts w:hint="eastAsia"/>
        </w:rPr>
        <w:t>「</w:t>
      </w:r>
      <w:r w:rsidR="00CC69B5">
        <w:rPr>
          <w:rFonts w:hint="eastAsia"/>
        </w:rPr>
        <w:t>養育者</w:t>
      </w:r>
      <w:r w:rsidR="006F249A">
        <w:rPr>
          <w:rFonts w:hint="eastAsia"/>
        </w:rPr>
        <w:t>」</w:t>
      </w:r>
      <w:r>
        <w:rPr>
          <w:rFonts w:hint="eastAsia"/>
        </w:rPr>
        <w:t>という</w:t>
      </w:r>
      <w:r w:rsidR="008E2337">
        <w:rPr>
          <w:rFonts w:hint="eastAsia"/>
        </w:rPr>
        <w:t>一対一の関係</w:t>
      </w:r>
      <w:r>
        <w:rPr>
          <w:rFonts w:hint="eastAsia"/>
        </w:rPr>
        <w:t>から、</w:t>
      </w:r>
      <w:r w:rsidR="004622F8">
        <w:rPr>
          <w:rFonts w:hint="eastAsia"/>
        </w:rPr>
        <w:t>「自分」</w:t>
      </w:r>
      <w:r>
        <w:rPr>
          <w:rFonts w:hint="eastAsia"/>
        </w:rPr>
        <w:t>「</w:t>
      </w:r>
      <w:r w:rsidR="004622F8">
        <w:rPr>
          <w:rFonts w:hint="eastAsia"/>
        </w:rPr>
        <w:t>他者</w:t>
      </w:r>
      <w:r>
        <w:rPr>
          <w:rFonts w:hint="eastAsia"/>
        </w:rPr>
        <w:t>」そして「その他の対象」</w:t>
      </w:r>
      <w:r w:rsidR="006F249A">
        <w:rPr>
          <w:rFonts w:hint="eastAsia"/>
        </w:rPr>
        <w:t>という</w:t>
      </w:r>
      <w:r>
        <w:rPr>
          <w:rFonts w:hint="eastAsia"/>
        </w:rPr>
        <w:t>三項関係を学</w:t>
      </w:r>
      <w:r w:rsidR="006F249A">
        <w:rPr>
          <w:rFonts w:hint="eastAsia"/>
        </w:rPr>
        <w:t>びます</w:t>
      </w:r>
      <w:r>
        <w:rPr>
          <w:rFonts w:hint="eastAsia"/>
        </w:rPr>
        <w:t>。そして、</w:t>
      </w:r>
      <w:r w:rsidR="006F249A">
        <w:rPr>
          <w:rFonts w:hint="eastAsia"/>
        </w:rPr>
        <w:t>この学びは</w:t>
      </w:r>
      <w:r w:rsidR="004F7425">
        <w:rPr>
          <w:rFonts w:hint="eastAsia"/>
        </w:rPr>
        <w:t>「</w:t>
      </w:r>
      <w:r>
        <w:rPr>
          <w:rFonts w:hint="eastAsia"/>
        </w:rPr>
        <w:t>他者が</w:t>
      </w:r>
      <w:r w:rsidR="006D0382">
        <w:rPr>
          <w:rFonts w:hint="eastAsia"/>
        </w:rPr>
        <w:t>何</w:t>
      </w:r>
      <w:r w:rsidR="004F7425">
        <w:rPr>
          <w:rFonts w:hint="eastAsia"/>
        </w:rPr>
        <w:t>を</w:t>
      </w:r>
      <w:r w:rsidR="006D0382">
        <w:rPr>
          <w:rFonts w:hint="eastAsia"/>
        </w:rPr>
        <w:t>考えているかを理解する</w:t>
      </w:r>
      <w:r w:rsidR="004F7425">
        <w:rPr>
          <w:rFonts w:hint="eastAsia"/>
        </w:rPr>
        <w:t>」</w:t>
      </w:r>
      <w:r w:rsidR="006D0382">
        <w:rPr>
          <w:rFonts w:hint="eastAsia"/>
        </w:rPr>
        <w:t>という</w:t>
      </w:r>
      <w:r w:rsidR="0004376C">
        <w:rPr>
          <w:rFonts w:hint="eastAsia"/>
        </w:rPr>
        <w:t>「心の理論」と呼ばれる</w:t>
      </w:r>
      <w:r w:rsidR="006D0382">
        <w:rPr>
          <w:rFonts w:hint="eastAsia"/>
        </w:rPr>
        <w:t>能力の土台とな</w:t>
      </w:r>
      <w:r w:rsidR="0083321C">
        <w:rPr>
          <w:rFonts w:hint="eastAsia"/>
        </w:rPr>
        <w:t>ります</w:t>
      </w:r>
      <w:r w:rsidR="006D0382">
        <w:rPr>
          <w:rFonts w:hint="eastAsia"/>
        </w:rPr>
        <w:t>。</w:t>
      </w:r>
      <w:r w:rsidR="00F21523">
        <w:rPr>
          <w:rFonts w:hint="eastAsia"/>
        </w:rPr>
        <w:t>子どもたちは</w:t>
      </w:r>
      <w:r w:rsidR="006A7C45">
        <w:t>生成</w:t>
      </w:r>
      <w:r w:rsidR="006A7C45">
        <w:t>AI</w:t>
      </w:r>
      <w:r w:rsidR="00FB4BE6">
        <w:rPr>
          <w:rFonts w:hint="eastAsia"/>
        </w:rPr>
        <w:t>と一緒に何かを見て、</w:t>
      </w:r>
      <w:r w:rsidR="009A3540">
        <w:rPr>
          <w:rFonts w:hint="eastAsia"/>
        </w:rPr>
        <w:t>指を</w:t>
      </w:r>
      <w:proofErr w:type="gramStart"/>
      <w:r w:rsidR="00B13C9D">
        <w:rPr>
          <w:rFonts w:hint="eastAsia"/>
        </w:rPr>
        <w:t>さ</w:t>
      </w:r>
      <w:r w:rsidR="009A3540">
        <w:rPr>
          <w:rFonts w:hint="eastAsia"/>
        </w:rPr>
        <w:t>したり</w:t>
      </w:r>
      <w:proofErr w:type="gramEnd"/>
      <w:r w:rsidR="009A3540">
        <w:rPr>
          <w:rFonts w:hint="eastAsia"/>
        </w:rPr>
        <w:t>、</w:t>
      </w:r>
      <w:r w:rsidR="00FB4BE6">
        <w:rPr>
          <w:rFonts w:hint="eastAsia"/>
        </w:rPr>
        <w:t>それについて一緒に</w:t>
      </w:r>
      <w:r w:rsidR="004C66AB">
        <w:rPr>
          <w:rFonts w:hint="eastAsia"/>
        </w:rPr>
        <w:t>実際の</w:t>
      </w:r>
      <w:r w:rsidR="00FB4BE6">
        <w:rPr>
          <w:rFonts w:hint="eastAsia"/>
        </w:rPr>
        <w:t>体験</w:t>
      </w:r>
      <w:r w:rsidR="004C66AB">
        <w:rPr>
          <w:rFonts w:hint="eastAsia"/>
        </w:rPr>
        <w:t>を</w:t>
      </w:r>
      <w:r w:rsidR="00FB4BE6">
        <w:rPr>
          <w:rFonts w:hint="eastAsia"/>
        </w:rPr>
        <w:t>することができません</w:t>
      </w:r>
      <w:r w:rsidR="00B06B36">
        <w:rPr>
          <w:rFonts w:hint="eastAsia"/>
        </w:rPr>
        <w:t>。</w:t>
      </w:r>
      <w:r w:rsidR="006A7C45">
        <w:t>生成</w:t>
      </w:r>
      <w:r w:rsidR="006A7C45">
        <w:t>AI</w:t>
      </w:r>
      <w:r w:rsidR="00FB4BE6">
        <w:rPr>
          <w:rFonts w:hint="eastAsia"/>
        </w:rPr>
        <w:t>と</w:t>
      </w:r>
      <w:r w:rsidR="008454C8">
        <w:rPr>
          <w:rFonts w:hint="eastAsia"/>
        </w:rPr>
        <w:t>の</w:t>
      </w:r>
      <w:r w:rsidR="000E0C81">
        <w:rPr>
          <w:rFonts w:hint="eastAsia"/>
        </w:rPr>
        <w:t>やりとりから</w:t>
      </w:r>
      <w:r w:rsidR="00FB4BE6">
        <w:rPr>
          <w:rFonts w:hint="eastAsia"/>
        </w:rPr>
        <w:t>、</w:t>
      </w:r>
      <w:r w:rsidR="006D0382">
        <w:rPr>
          <w:rFonts w:hint="eastAsia"/>
        </w:rPr>
        <w:t>他者の気持ちを理解する</w:t>
      </w:r>
      <w:r w:rsidR="00E31809">
        <w:rPr>
          <w:rFonts w:hint="eastAsia"/>
        </w:rPr>
        <w:t>能力の</w:t>
      </w:r>
      <w:r w:rsidR="00B06B36">
        <w:rPr>
          <w:rFonts w:hint="eastAsia"/>
        </w:rPr>
        <w:t>基盤を形成できる</w:t>
      </w:r>
      <w:r w:rsidR="00AA14E4">
        <w:rPr>
          <w:rFonts w:hint="eastAsia"/>
        </w:rPr>
        <w:t>か</w:t>
      </w:r>
      <w:r w:rsidR="00F21523">
        <w:rPr>
          <w:rFonts w:hint="eastAsia"/>
        </w:rPr>
        <w:t>は不明です</w:t>
      </w:r>
      <w:r w:rsidR="001F749D">
        <w:rPr>
          <w:rFonts w:hint="eastAsia"/>
        </w:rPr>
        <w:t>。</w:t>
      </w:r>
    </w:p>
    <w:p w14:paraId="1E124939" w14:textId="3E8FCECC" w:rsidR="001F749D" w:rsidRDefault="001F749D"/>
    <w:p w14:paraId="7E8CE97F" w14:textId="3B37833F" w:rsidR="00426E9B" w:rsidRDefault="00373964">
      <w:r>
        <w:rPr>
          <w:rFonts w:hint="eastAsia"/>
        </w:rPr>
        <w:t>第</w:t>
      </w:r>
      <w:r w:rsidR="00001B7A">
        <w:rPr>
          <w:rFonts w:hint="eastAsia"/>
        </w:rPr>
        <w:t>四</w:t>
      </w:r>
      <w:r>
        <w:rPr>
          <w:rFonts w:hint="eastAsia"/>
        </w:rPr>
        <w:t>の</w:t>
      </w:r>
      <w:r w:rsidR="00FC4AA6">
        <w:rPr>
          <w:rFonts w:hint="eastAsia"/>
        </w:rPr>
        <w:t>心配</w:t>
      </w:r>
      <w:r w:rsidR="00742F01">
        <w:rPr>
          <w:rFonts w:hint="eastAsia"/>
        </w:rPr>
        <w:t>事</w:t>
      </w:r>
      <w:r w:rsidR="00FC4AA6">
        <w:rPr>
          <w:rFonts w:hint="eastAsia"/>
        </w:rPr>
        <w:t>として、</w:t>
      </w:r>
      <w:r w:rsidR="00422FBD">
        <w:rPr>
          <w:rFonts w:hint="eastAsia"/>
        </w:rPr>
        <w:t>子どもの成長には</w:t>
      </w:r>
      <w:bookmarkStart w:id="14" w:name="OLE_LINK1"/>
      <w:bookmarkStart w:id="15" w:name="OLE_LINK2"/>
      <w:r w:rsidR="00422FBD">
        <w:rPr>
          <w:rFonts w:hint="eastAsia"/>
        </w:rPr>
        <w:t>五感</w:t>
      </w:r>
      <w:bookmarkEnd w:id="14"/>
      <w:bookmarkEnd w:id="15"/>
      <w:r w:rsidR="00422FBD">
        <w:rPr>
          <w:rFonts w:hint="eastAsia"/>
        </w:rPr>
        <w:t>すべてが決定的に大事です</w:t>
      </w:r>
      <w:r w:rsidR="00CD5EC4">
        <w:rPr>
          <w:rFonts w:hint="eastAsia"/>
        </w:rPr>
        <w:t>。</w:t>
      </w:r>
      <w:r w:rsidR="005F73CF">
        <w:rPr>
          <w:rFonts w:hint="eastAsia"/>
        </w:rPr>
        <w:t>これは</w:t>
      </w:r>
      <w:r w:rsidR="0057497D">
        <w:rPr>
          <w:rFonts w:hint="eastAsia"/>
        </w:rPr>
        <w:t>、</w:t>
      </w:r>
      <w:r w:rsidR="005F73CF">
        <w:rPr>
          <w:rFonts w:hint="eastAsia"/>
        </w:rPr>
        <w:t>授乳</w:t>
      </w:r>
      <w:r w:rsidR="00E04121">
        <w:rPr>
          <w:rFonts w:hint="eastAsia"/>
        </w:rPr>
        <w:t>中の状況を考えると実感できます</w:t>
      </w:r>
      <w:r w:rsidR="005F73CF">
        <w:rPr>
          <w:rFonts w:hint="eastAsia"/>
        </w:rPr>
        <w:t>が、赤ちゃんは、</w:t>
      </w:r>
      <w:r w:rsidR="009B3B97">
        <w:rPr>
          <w:rFonts w:hint="eastAsia"/>
        </w:rPr>
        <w:t>養育者の</w:t>
      </w:r>
      <w:r w:rsidR="005F73CF">
        <w:rPr>
          <w:rFonts w:hint="eastAsia"/>
        </w:rPr>
        <w:t>肌</w:t>
      </w:r>
      <w:r w:rsidR="009B3B97">
        <w:rPr>
          <w:rFonts w:hint="eastAsia"/>
        </w:rPr>
        <w:t>やぬくもり</w:t>
      </w:r>
      <w:r w:rsidR="005F73CF">
        <w:rPr>
          <w:rFonts w:hint="eastAsia"/>
        </w:rPr>
        <w:t>を感じ、表情を見て、匂いを嗅ぎ、母乳</w:t>
      </w:r>
      <w:r w:rsidR="001C1752">
        <w:rPr>
          <w:rFonts w:hint="eastAsia"/>
        </w:rPr>
        <w:t>やミルク</w:t>
      </w:r>
      <w:r w:rsidR="005F73CF">
        <w:rPr>
          <w:rFonts w:hint="eastAsia"/>
        </w:rPr>
        <w:t>を味わいながら、その声を聞いています。</w:t>
      </w:r>
      <w:r w:rsidR="008D3D20">
        <w:rPr>
          <w:rFonts w:hint="eastAsia"/>
        </w:rPr>
        <w:t>また、</w:t>
      </w:r>
      <w:r w:rsidR="00DE2A70">
        <w:rPr>
          <w:rFonts w:hint="eastAsia"/>
        </w:rPr>
        <w:t>言語習得中の赤ちゃんは</w:t>
      </w:r>
      <w:r w:rsidR="0036080B">
        <w:rPr>
          <w:rFonts w:hint="eastAsia"/>
        </w:rPr>
        <w:t>、</w:t>
      </w:r>
      <w:r w:rsidR="00567B0A">
        <w:rPr>
          <w:rFonts w:hint="eastAsia"/>
        </w:rPr>
        <w:t>大人</w:t>
      </w:r>
      <w:r w:rsidR="00DE2A70">
        <w:rPr>
          <w:rFonts w:hint="eastAsia"/>
        </w:rPr>
        <w:t>の口元をよく見て</w:t>
      </w:r>
      <w:r w:rsidR="000409D4">
        <w:rPr>
          <w:rFonts w:hint="eastAsia"/>
        </w:rPr>
        <w:t>い</w:t>
      </w:r>
      <w:r w:rsidR="00555971">
        <w:rPr>
          <w:rFonts w:hint="eastAsia"/>
        </w:rPr>
        <w:t>ます</w:t>
      </w:r>
      <w:r w:rsidR="00DE2A70">
        <w:rPr>
          <w:rFonts w:hint="eastAsia"/>
        </w:rPr>
        <w:t>。</w:t>
      </w:r>
      <w:r w:rsidR="0082724D">
        <w:rPr>
          <w:rFonts w:hint="eastAsia"/>
        </w:rPr>
        <w:t>そして、大人になっても五感は独立して機能しているわけではなく、お互いに影響を与え合っていることが</w:t>
      </w:r>
      <w:r w:rsidR="00544EE0">
        <w:rPr>
          <w:rFonts w:hint="eastAsia"/>
        </w:rPr>
        <w:t>、近年</w:t>
      </w:r>
      <w:r w:rsidR="005B7B59">
        <w:rPr>
          <w:rFonts w:hint="eastAsia"/>
        </w:rPr>
        <w:t>明らかになっています</w:t>
      </w:r>
      <w:r w:rsidR="0082724D">
        <w:rPr>
          <w:rFonts w:hint="eastAsia"/>
        </w:rPr>
        <w:t>。</w:t>
      </w:r>
      <w:r w:rsidR="00544EE0">
        <w:rPr>
          <w:rFonts w:hint="eastAsia"/>
        </w:rPr>
        <w:t>音声</w:t>
      </w:r>
      <w:r w:rsidR="000E4D68">
        <w:rPr>
          <w:rFonts w:hint="eastAsia"/>
        </w:rPr>
        <w:t>知覚に</w:t>
      </w:r>
      <w:r w:rsidR="00AD7ACA">
        <w:rPr>
          <w:rFonts w:hint="eastAsia"/>
        </w:rPr>
        <w:t>も</w:t>
      </w:r>
      <w:r w:rsidR="00FB7F81">
        <w:rPr>
          <w:rFonts w:hint="eastAsia"/>
        </w:rPr>
        <w:t>、視角・</w:t>
      </w:r>
      <w:r w:rsidR="000E4D68">
        <w:rPr>
          <w:rFonts w:hint="eastAsia"/>
        </w:rPr>
        <w:t>触覚情報</w:t>
      </w:r>
      <w:r w:rsidR="00AD7ACA">
        <w:rPr>
          <w:rFonts w:hint="eastAsia"/>
        </w:rPr>
        <w:t>が</w:t>
      </w:r>
      <w:r w:rsidR="000E4D68">
        <w:rPr>
          <w:rFonts w:hint="eastAsia"/>
        </w:rPr>
        <w:t>影響するという</w:t>
      </w:r>
      <w:r w:rsidR="00544EE0">
        <w:rPr>
          <w:rFonts w:hint="eastAsia"/>
        </w:rPr>
        <w:t>研究</w:t>
      </w:r>
      <w:r w:rsidR="000E4D68">
        <w:rPr>
          <w:rFonts w:hint="eastAsia"/>
        </w:rPr>
        <w:t>結果が</w:t>
      </w:r>
      <w:r w:rsidR="006B091C">
        <w:rPr>
          <w:rFonts w:hint="eastAsia"/>
        </w:rPr>
        <w:t>ありますから</w:t>
      </w:r>
      <w:r w:rsidR="000E4D68">
        <w:rPr>
          <w:rFonts w:hint="eastAsia"/>
        </w:rPr>
        <w:t>、</w:t>
      </w:r>
      <w:r w:rsidR="00F54A8B">
        <w:rPr>
          <w:rFonts w:hint="eastAsia"/>
        </w:rPr>
        <w:t>人間</w:t>
      </w:r>
      <w:r w:rsidR="00FC0B6F">
        <w:rPr>
          <w:rFonts w:hint="eastAsia"/>
        </w:rPr>
        <w:t>は</w:t>
      </w:r>
      <w:r w:rsidR="00197A90">
        <w:rPr>
          <w:rFonts w:hint="eastAsia"/>
        </w:rPr>
        <w:t>聴覚</w:t>
      </w:r>
      <w:r w:rsidR="00FC0B6F">
        <w:rPr>
          <w:rFonts w:hint="eastAsia"/>
        </w:rPr>
        <w:t>情報だけ</w:t>
      </w:r>
      <w:r w:rsidR="001C4B7B">
        <w:rPr>
          <w:rFonts w:hint="eastAsia"/>
        </w:rPr>
        <w:t>から</w:t>
      </w:r>
      <w:r w:rsidR="00FC0B6F">
        <w:rPr>
          <w:rFonts w:hint="eastAsia"/>
        </w:rPr>
        <w:t>音を</w:t>
      </w:r>
      <w:r w:rsidR="00FB7F81">
        <w:rPr>
          <w:rFonts w:hint="eastAsia"/>
        </w:rPr>
        <w:t>認識</w:t>
      </w:r>
      <w:r w:rsidR="00CE5501">
        <w:rPr>
          <w:rFonts w:hint="eastAsia"/>
        </w:rPr>
        <w:t>し</w:t>
      </w:r>
      <w:r w:rsidR="00BA4BF5">
        <w:rPr>
          <w:rFonts w:hint="eastAsia"/>
        </w:rPr>
        <w:t>ているのではありません</w:t>
      </w:r>
      <w:r w:rsidR="00FC0B6F">
        <w:rPr>
          <w:rFonts w:hint="eastAsia"/>
        </w:rPr>
        <w:t>。</w:t>
      </w:r>
    </w:p>
    <w:p w14:paraId="74B11C09" w14:textId="77777777" w:rsidR="00426E9B" w:rsidRDefault="00426E9B"/>
    <w:p w14:paraId="37CF7C25" w14:textId="1195F25E" w:rsidR="005E1E04" w:rsidRDefault="00CD5EC4">
      <w:r>
        <w:rPr>
          <w:rFonts w:hint="eastAsia"/>
        </w:rPr>
        <w:t>しかし、</w:t>
      </w:r>
      <w:r w:rsidR="006A7C45">
        <w:t>生成</w:t>
      </w:r>
      <w:r w:rsidR="006A7C45">
        <w:t>AI</w:t>
      </w:r>
      <w:r>
        <w:rPr>
          <w:rFonts w:hint="eastAsia"/>
        </w:rPr>
        <w:t>が提供するのは音声情報（と</w:t>
      </w:r>
      <w:r w:rsidR="00E66C83">
        <w:rPr>
          <w:rFonts w:hint="eastAsia"/>
        </w:rPr>
        <w:t>非常に</w:t>
      </w:r>
      <w:r>
        <w:rPr>
          <w:rFonts w:hint="eastAsia"/>
        </w:rPr>
        <w:t>限られた</w:t>
      </w:r>
      <w:r w:rsidR="0000509E">
        <w:rPr>
          <w:rFonts w:hint="eastAsia"/>
        </w:rPr>
        <w:t>二次元の</w:t>
      </w:r>
      <w:r>
        <w:rPr>
          <w:rFonts w:hint="eastAsia"/>
        </w:rPr>
        <w:t>視角情報）だけです。</w:t>
      </w:r>
      <w:r w:rsidR="00F24664">
        <w:rPr>
          <w:rFonts w:hint="eastAsia"/>
        </w:rPr>
        <w:t>さらに聴覚</w:t>
      </w:r>
      <w:r w:rsidR="001F2308">
        <w:rPr>
          <w:rFonts w:hint="eastAsia"/>
        </w:rPr>
        <w:t>情報</w:t>
      </w:r>
      <w:r w:rsidR="00F24664">
        <w:rPr>
          <w:rFonts w:hint="eastAsia"/>
        </w:rPr>
        <w:t>に限って</w:t>
      </w:r>
      <w:r w:rsidR="000E6381">
        <w:rPr>
          <w:rFonts w:hint="eastAsia"/>
        </w:rPr>
        <w:t>考えても</w:t>
      </w:r>
      <w:r w:rsidR="00F24664">
        <w:rPr>
          <w:rFonts w:hint="eastAsia"/>
        </w:rPr>
        <w:t>、</w:t>
      </w:r>
      <w:r w:rsidR="00370638">
        <w:rPr>
          <w:rFonts w:hint="eastAsia"/>
        </w:rPr>
        <w:t>デジタル</w:t>
      </w:r>
      <w:r w:rsidR="00116563">
        <w:rPr>
          <w:rFonts w:hint="eastAsia"/>
        </w:rPr>
        <w:t>化された</w:t>
      </w:r>
      <w:r w:rsidR="008460EA">
        <w:rPr>
          <w:rFonts w:hint="eastAsia"/>
        </w:rPr>
        <w:t>音は自然界に存在する音とは、</w:t>
      </w:r>
      <w:r w:rsidR="00370638">
        <w:rPr>
          <w:rFonts w:hint="eastAsia"/>
        </w:rPr>
        <w:t>含まれている周波数の</w:t>
      </w:r>
      <w:r w:rsidR="0012583D">
        <w:rPr>
          <w:rFonts w:hint="eastAsia"/>
        </w:rPr>
        <w:t>豊かさ</w:t>
      </w:r>
      <w:r w:rsidR="00370638">
        <w:rPr>
          <w:rFonts w:hint="eastAsia"/>
        </w:rPr>
        <w:t>という点で、かなり単純化され</w:t>
      </w:r>
      <w:r w:rsidR="00883EDB">
        <w:rPr>
          <w:rFonts w:hint="eastAsia"/>
        </w:rPr>
        <w:t>たものです</w:t>
      </w:r>
      <w:r w:rsidR="00370638">
        <w:rPr>
          <w:rFonts w:hint="eastAsia"/>
        </w:rPr>
        <w:t>。</w:t>
      </w:r>
      <w:commentRangeStart w:id="16"/>
      <w:r w:rsidR="005E1E04">
        <w:rPr>
          <w:rFonts w:hint="eastAsia"/>
        </w:rPr>
        <w:t>幼少期に人工的な音だけでなく、自然の音を聞かせる</w:t>
      </w:r>
      <w:r w:rsidR="005559E3">
        <w:rPr>
          <w:rFonts w:hint="eastAsia"/>
        </w:rPr>
        <w:t>ことの</w:t>
      </w:r>
      <w:r w:rsidR="005E1E04">
        <w:rPr>
          <w:rFonts w:hint="eastAsia"/>
        </w:rPr>
        <w:t>重要性は、</w:t>
      </w:r>
      <w:r w:rsidR="008D3C78">
        <w:rPr>
          <w:rFonts w:hint="eastAsia"/>
        </w:rPr>
        <w:t>脳</w:t>
      </w:r>
      <w:r w:rsidR="001211AA">
        <w:rPr>
          <w:rFonts w:hint="eastAsia"/>
        </w:rPr>
        <w:t>科学</w:t>
      </w:r>
      <w:r w:rsidR="007505F6">
        <w:rPr>
          <w:rFonts w:hint="eastAsia"/>
        </w:rPr>
        <w:t>者</w:t>
      </w:r>
      <w:r w:rsidR="002A1E8F">
        <w:rPr>
          <w:rFonts w:hint="eastAsia"/>
        </w:rPr>
        <w:t>たちも指摘していま</w:t>
      </w:r>
      <w:r w:rsidR="005E1E04">
        <w:rPr>
          <w:rFonts w:hint="eastAsia"/>
        </w:rPr>
        <w:t>す</w:t>
      </w:r>
      <w:commentRangeEnd w:id="16"/>
      <w:r w:rsidR="004247B6">
        <w:rPr>
          <w:rStyle w:val="CommentReference"/>
        </w:rPr>
        <w:commentReference w:id="16"/>
      </w:r>
      <w:r w:rsidR="005E1E04">
        <w:rPr>
          <w:rFonts w:hint="eastAsia"/>
        </w:rPr>
        <w:t>。</w:t>
      </w:r>
    </w:p>
    <w:p w14:paraId="7AD2410A" w14:textId="77777777" w:rsidR="00370638" w:rsidRDefault="00370638"/>
    <w:p w14:paraId="61206F68" w14:textId="048B7AAB" w:rsidR="006453C7" w:rsidRDefault="0057497D">
      <w:r>
        <w:rPr>
          <w:rFonts w:hint="eastAsia"/>
        </w:rPr>
        <w:t>人間も含め、</w:t>
      </w:r>
      <w:r w:rsidR="00F35F51">
        <w:rPr>
          <w:rFonts w:hint="eastAsia"/>
        </w:rPr>
        <w:t>動物たちは</w:t>
      </w:r>
      <w:r w:rsidR="00A330FE">
        <w:rPr>
          <w:rFonts w:hint="eastAsia"/>
        </w:rPr>
        <w:t>幼少期</w:t>
      </w:r>
      <w:bookmarkStart w:id="17" w:name="_GoBack"/>
      <w:bookmarkEnd w:id="17"/>
      <w:r w:rsidR="00F35F51">
        <w:rPr>
          <w:rFonts w:hint="eastAsia"/>
        </w:rPr>
        <w:t>に</w:t>
      </w:r>
      <w:r w:rsidR="00B87D61">
        <w:rPr>
          <w:rFonts w:hint="eastAsia"/>
        </w:rPr>
        <w:t>十分な</w:t>
      </w:r>
      <w:r w:rsidR="00F35F51">
        <w:rPr>
          <w:rFonts w:hint="eastAsia"/>
        </w:rPr>
        <w:t>刺激を受けないと、その感覚器官が発達</w:t>
      </w:r>
      <w:r w:rsidR="007D1708">
        <w:rPr>
          <w:rFonts w:hint="eastAsia"/>
        </w:rPr>
        <w:t>せず、</w:t>
      </w:r>
      <w:r w:rsidR="004D0203">
        <w:rPr>
          <w:rFonts w:hint="eastAsia"/>
        </w:rPr>
        <w:t>これは</w:t>
      </w:r>
      <w:r w:rsidR="00A414F4">
        <w:rPr>
          <w:rFonts w:hint="eastAsia"/>
        </w:rPr>
        <w:t>一度成長してしまうと</w:t>
      </w:r>
      <w:r w:rsidR="004D0203">
        <w:rPr>
          <w:rFonts w:hint="eastAsia"/>
        </w:rPr>
        <w:t>取り返しがつきません</w:t>
      </w:r>
      <w:r w:rsidR="00F35F51">
        <w:rPr>
          <w:rFonts w:hint="eastAsia"/>
        </w:rPr>
        <w:t>。</w:t>
      </w:r>
      <w:r w:rsidR="00BF4019">
        <w:rPr>
          <w:rFonts w:hint="eastAsia"/>
        </w:rPr>
        <w:t>横</w:t>
      </w:r>
      <w:r w:rsidR="003D2C6D">
        <w:rPr>
          <w:rFonts w:hint="eastAsia"/>
        </w:rPr>
        <w:t>縞</w:t>
      </w:r>
      <w:r w:rsidR="00BF4019">
        <w:rPr>
          <w:rFonts w:hint="eastAsia"/>
        </w:rPr>
        <w:t>しか見えない環境で育った子猫は、縦縞を知覚できなくな</w:t>
      </w:r>
      <w:r w:rsidR="00605486">
        <w:rPr>
          <w:rFonts w:hint="eastAsia"/>
        </w:rPr>
        <w:t>りま</w:t>
      </w:r>
      <w:r w:rsidR="00280F7A">
        <w:rPr>
          <w:rFonts w:hint="eastAsia"/>
        </w:rPr>
        <w:t>すし、</w:t>
      </w:r>
      <w:r w:rsidR="00F0169C" w:rsidRPr="00F0169C">
        <w:rPr>
          <w:rFonts w:hint="eastAsia"/>
        </w:rPr>
        <w:t>人間も幼少期に眼帯をして</w:t>
      </w:r>
      <w:r w:rsidR="00A14D63">
        <w:rPr>
          <w:rFonts w:hint="eastAsia"/>
        </w:rPr>
        <w:t>育つと</w:t>
      </w:r>
      <w:r w:rsidR="006C06C9">
        <w:rPr>
          <w:rFonts w:hint="eastAsia"/>
        </w:rPr>
        <w:t>、</w:t>
      </w:r>
      <w:r w:rsidR="00F0169C" w:rsidRPr="00F0169C">
        <w:rPr>
          <w:rFonts w:hint="eastAsia"/>
        </w:rPr>
        <w:t>弱視になってしま</w:t>
      </w:r>
      <w:r w:rsidR="00F0169C">
        <w:rPr>
          <w:rFonts w:hint="eastAsia"/>
        </w:rPr>
        <w:t>います。</w:t>
      </w:r>
      <w:r w:rsidR="00BF4019">
        <w:rPr>
          <w:rFonts w:hint="eastAsia"/>
        </w:rPr>
        <w:t>人間の赤ちゃんたちに、</w:t>
      </w:r>
      <w:r w:rsidR="007359A8">
        <w:rPr>
          <w:rFonts w:hint="eastAsia"/>
        </w:rPr>
        <w:t>デジタル化された視聴覚</w:t>
      </w:r>
      <w:r w:rsidR="007359A8" w:rsidRPr="00544CF2">
        <w:rPr>
          <w:rFonts w:hint="eastAsia"/>
        </w:rPr>
        <w:t>情</w:t>
      </w:r>
      <w:r w:rsidR="007359A8" w:rsidRPr="00544CF2">
        <w:rPr>
          <w:rFonts w:hint="eastAsia"/>
        </w:rPr>
        <w:lastRenderedPageBreak/>
        <w:t>報</w:t>
      </w:r>
      <w:r w:rsidR="00311162" w:rsidRPr="00544CF2">
        <w:rPr>
          <w:rFonts w:hint="eastAsia"/>
        </w:rPr>
        <w:t>を主に</w:t>
      </w:r>
      <w:r w:rsidR="000855EB">
        <w:rPr>
          <w:rFonts w:hint="eastAsia"/>
        </w:rPr>
        <w:t>与えた時</w:t>
      </w:r>
      <w:r w:rsidR="007359A8" w:rsidRPr="00544CF2">
        <w:rPr>
          <w:rFonts w:hint="eastAsia"/>
        </w:rPr>
        <w:t>、</w:t>
      </w:r>
      <w:r w:rsidR="001A34E7">
        <w:rPr>
          <w:rFonts w:hint="eastAsia"/>
          <w:color w:val="000000"/>
        </w:rPr>
        <w:t>言語活動を含め生きるために必要な</w:t>
      </w:r>
      <w:r w:rsidR="008548D7">
        <w:rPr>
          <w:rFonts w:hint="eastAsia"/>
        </w:rPr>
        <w:t>五感</w:t>
      </w:r>
      <w:r w:rsidR="001D61C3" w:rsidRPr="00544CF2">
        <w:rPr>
          <w:rFonts w:hint="eastAsia"/>
        </w:rPr>
        <w:t>が十分に発達</w:t>
      </w:r>
      <w:r w:rsidR="009B3B97">
        <w:rPr>
          <w:rFonts w:hint="eastAsia"/>
        </w:rPr>
        <w:t>するかは未知数です</w:t>
      </w:r>
      <w:r w:rsidR="001D61C3">
        <w:rPr>
          <w:rFonts w:hint="eastAsia"/>
        </w:rPr>
        <w:t>。</w:t>
      </w:r>
    </w:p>
    <w:p w14:paraId="3337959B" w14:textId="77777777" w:rsidR="006453C7" w:rsidRDefault="006453C7"/>
    <w:p w14:paraId="2DFD3FB4" w14:textId="22B3298E" w:rsidR="001F749D" w:rsidRDefault="0046124F">
      <w:r>
        <w:rPr>
          <w:rFonts w:hint="eastAsia"/>
        </w:rPr>
        <w:t>言語</w:t>
      </w:r>
      <w:r w:rsidR="00101457">
        <w:rPr>
          <w:rFonts w:hint="eastAsia"/>
        </w:rPr>
        <w:t>を使ったコミュニケーションに</w:t>
      </w:r>
      <w:r w:rsidR="00F5071E">
        <w:rPr>
          <w:rFonts w:hint="eastAsia"/>
        </w:rPr>
        <w:t>おいては</w:t>
      </w:r>
      <w:r w:rsidR="00101457">
        <w:rPr>
          <w:rFonts w:hint="eastAsia"/>
        </w:rPr>
        <w:t>、音声情報だけでは</w:t>
      </w:r>
      <w:r w:rsidR="000E6381">
        <w:rPr>
          <w:rFonts w:hint="eastAsia"/>
        </w:rPr>
        <w:t>伝わらない</w:t>
      </w:r>
      <w:r w:rsidR="00101457">
        <w:rPr>
          <w:rFonts w:hint="eastAsia"/>
        </w:rPr>
        <w:t>情報がたくさんあります。相手の表情や手振りがあってこそ伝わる気持ちというものがあるのです。</w:t>
      </w:r>
      <w:r w:rsidR="00EB57B7">
        <w:rPr>
          <w:rFonts w:hint="eastAsia"/>
        </w:rPr>
        <w:t>何かを話</w:t>
      </w:r>
      <w:r w:rsidR="005C035C">
        <w:rPr>
          <w:rFonts w:hint="eastAsia"/>
        </w:rPr>
        <w:t>す</w:t>
      </w:r>
      <w:r w:rsidR="00FF09A5">
        <w:rPr>
          <w:rFonts w:hint="eastAsia"/>
        </w:rPr>
        <w:t>ときに、電話越しよりも相手を目の前にした方</w:t>
      </w:r>
      <w:r w:rsidR="00EB57B7">
        <w:rPr>
          <w:rFonts w:hint="eastAsia"/>
        </w:rPr>
        <w:t>がしっかり話せる、という経験をした方は少なくないと思います。</w:t>
      </w:r>
      <w:r w:rsidR="006453C7">
        <w:rPr>
          <w:rFonts w:hint="eastAsia"/>
        </w:rPr>
        <w:t>デジタル</w:t>
      </w:r>
      <w:r w:rsidR="006C06C9">
        <w:rPr>
          <w:rFonts w:hint="eastAsia"/>
        </w:rPr>
        <w:t>化された</w:t>
      </w:r>
      <w:r w:rsidR="006453C7">
        <w:rPr>
          <w:rFonts w:hint="eastAsia"/>
        </w:rPr>
        <w:t>視聴覚情報に頼って育った子どもが、</w:t>
      </w:r>
      <w:commentRangeStart w:id="18"/>
      <w:commentRangeStart w:id="19"/>
      <w:r w:rsidR="006453C7">
        <w:rPr>
          <w:rFonts w:hint="eastAsia"/>
        </w:rPr>
        <w:t>身体</w:t>
      </w:r>
      <w:r w:rsidR="00CD4006">
        <w:rPr>
          <w:rFonts w:hint="eastAsia"/>
        </w:rPr>
        <w:t>感覚すべて</w:t>
      </w:r>
      <w:r w:rsidR="006453C7">
        <w:rPr>
          <w:rFonts w:hint="eastAsia"/>
        </w:rPr>
        <w:t>を伴ったコミュニケーションが</w:t>
      </w:r>
      <w:r w:rsidR="00C50DDA">
        <w:rPr>
          <w:rFonts w:hint="eastAsia"/>
        </w:rPr>
        <w:t>とれる</w:t>
      </w:r>
      <w:r w:rsidR="006453C7">
        <w:rPr>
          <w:rFonts w:hint="eastAsia"/>
        </w:rPr>
        <w:t>ように</w:t>
      </w:r>
      <w:r w:rsidR="00A8288B">
        <w:rPr>
          <w:rFonts w:hint="eastAsia"/>
        </w:rPr>
        <w:t>成長する</w:t>
      </w:r>
      <w:r w:rsidR="000F5FA4">
        <w:rPr>
          <w:rFonts w:hint="eastAsia"/>
        </w:rPr>
        <w:t>か</w:t>
      </w:r>
      <w:r w:rsidR="00557DBD">
        <w:rPr>
          <w:rFonts w:hint="eastAsia"/>
        </w:rPr>
        <w:t>は</w:t>
      </w:r>
      <w:r w:rsidR="000F5FA4">
        <w:rPr>
          <w:rFonts w:hint="eastAsia"/>
        </w:rPr>
        <w:t>神のみぞ知るところです</w:t>
      </w:r>
      <w:commentRangeEnd w:id="18"/>
      <w:r w:rsidR="00642244">
        <w:rPr>
          <w:rStyle w:val="CommentReference"/>
        </w:rPr>
        <w:commentReference w:id="18"/>
      </w:r>
      <w:commentRangeEnd w:id="19"/>
      <w:r w:rsidR="00731009">
        <w:rPr>
          <w:rStyle w:val="CommentReference"/>
        </w:rPr>
        <w:commentReference w:id="19"/>
      </w:r>
      <w:r w:rsidR="006453C7">
        <w:rPr>
          <w:rFonts w:hint="eastAsia"/>
        </w:rPr>
        <w:t>。</w:t>
      </w:r>
    </w:p>
    <w:p w14:paraId="4DBD29FE" w14:textId="6D00CD29" w:rsidR="00B02EFF" w:rsidRDefault="00B02EFF"/>
    <w:p w14:paraId="6DA4F34A" w14:textId="2B17B6D4" w:rsidR="00F9128B" w:rsidRDefault="00B02EFF">
      <w:r>
        <w:rPr>
          <w:rFonts w:hint="eastAsia"/>
        </w:rPr>
        <w:t>まとめると、</w:t>
      </w:r>
      <w:r w:rsidR="006A7C45">
        <w:t>生成</w:t>
      </w:r>
      <w:r w:rsidR="006A7C45">
        <w:t>AI</w:t>
      </w:r>
      <w:commentRangeStart w:id="20"/>
      <w:r w:rsidR="00B62004">
        <w:rPr>
          <w:rFonts w:hint="eastAsia"/>
        </w:rPr>
        <w:t>の生成するナニカは人間言語とは似て非なるものです</w:t>
      </w:r>
      <w:commentRangeEnd w:id="20"/>
      <w:r w:rsidR="008C3C69">
        <w:rPr>
          <w:rStyle w:val="CommentReference"/>
        </w:rPr>
        <w:commentReference w:id="20"/>
      </w:r>
      <w:r w:rsidR="00B62004">
        <w:rPr>
          <w:rFonts w:hint="eastAsia"/>
        </w:rPr>
        <w:t>。そして、よしんばそ</w:t>
      </w:r>
      <w:r w:rsidR="005B2FC0">
        <w:rPr>
          <w:rFonts w:hint="eastAsia"/>
        </w:rPr>
        <w:t>のナニカ</w:t>
      </w:r>
      <w:r w:rsidR="00B62004">
        <w:rPr>
          <w:rFonts w:hint="eastAsia"/>
        </w:rPr>
        <w:t>が人間言語に</w:t>
      </w:r>
      <w:r w:rsidR="005B2FC0">
        <w:rPr>
          <w:rFonts w:hint="eastAsia"/>
        </w:rPr>
        <w:t>十分に似ている</w:t>
      </w:r>
      <w:r w:rsidR="00B62004">
        <w:rPr>
          <w:rFonts w:hint="eastAsia"/>
        </w:rPr>
        <w:t>としても、</w:t>
      </w:r>
      <w:r w:rsidR="004A52CE">
        <w:rPr>
          <w:rFonts w:hint="eastAsia"/>
        </w:rPr>
        <w:t>人間が言語を使って他者と交流するとき、</w:t>
      </w:r>
      <w:r w:rsidR="002E1DA8">
        <w:rPr>
          <w:rFonts w:hint="eastAsia"/>
        </w:rPr>
        <w:t>必要となる感覚は</w:t>
      </w:r>
      <w:r w:rsidR="00BE46DB">
        <w:rPr>
          <w:rFonts w:hint="eastAsia"/>
        </w:rPr>
        <w:t>音声</w:t>
      </w:r>
      <w:r w:rsidR="00E01E3B">
        <w:rPr>
          <w:rFonts w:hint="eastAsia"/>
        </w:rPr>
        <w:t>だけ</w:t>
      </w:r>
      <w:r w:rsidR="002E1DA8">
        <w:rPr>
          <w:rFonts w:hint="eastAsia"/>
        </w:rPr>
        <w:t>ではありません。</w:t>
      </w:r>
      <w:r w:rsidR="00BE0B38">
        <w:rPr>
          <w:rFonts w:hint="eastAsia"/>
        </w:rPr>
        <w:t>言語学的な</w:t>
      </w:r>
      <w:r w:rsidR="00A47CC9">
        <w:rPr>
          <w:rFonts w:hint="eastAsia"/>
        </w:rPr>
        <w:t>観点</w:t>
      </w:r>
      <w:r w:rsidR="00BE0B38">
        <w:rPr>
          <w:rFonts w:hint="eastAsia"/>
        </w:rPr>
        <w:t>からは、</w:t>
      </w:r>
      <w:r w:rsidR="00BE0B38">
        <w:t>生成</w:t>
      </w:r>
      <w:r w:rsidR="00BE0B38">
        <w:t>AI</w:t>
      </w:r>
      <w:r w:rsidR="00D576F4">
        <w:rPr>
          <w:rFonts w:hint="eastAsia"/>
        </w:rPr>
        <w:t>はその副作用が臨床的に検査されていない</w:t>
      </w:r>
      <w:r w:rsidR="00BE0B38">
        <w:rPr>
          <w:rFonts w:hint="eastAsia"/>
        </w:rPr>
        <w:t>新薬のようなものです。</w:t>
      </w:r>
      <w:r w:rsidR="00BE6E17">
        <w:rPr>
          <w:rFonts w:hint="eastAsia"/>
        </w:rPr>
        <w:t>もちろん、</w:t>
      </w:r>
      <w:r w:rsidR="008910CB">
        <w:rPr>
          <w:rFonts w:hint="eastAsia"/>
        </w:rPr>
        <w:t>実際に</w:t>
      </w:r>
      <w:r w:rsidR="000E6F04">
        <w:rPr>
          <w:rFonts w:hint="eastAsia"/>
        </w:rPr>
        <w:t>言語</w:t>
      </w:r>
      <w:r w:rsidR="009A57A6">
        <w:rPr>
          <w:rFonts w:hint="eastAsia"/>
        </w:rPr>
        <w:t>習得</w:t>
      </w:r>
      <w:r w:rsidR="000E6F04">
        <w:rPr>
          <w:rFonts w:hint="eastAsia"/>
        </w:rPr>
        <w:t>のためにどれくらい</w:t>
      </w:r>
      <w:r w:rsidR="008910CB">
        <w:t>生成</w:t>
      </w:r>
      <w:r w:rsidR="008910CB">
        <w:t>AI</w:t>
      </w:r>
      <w:r w:rsidR="008910CB">
        <w:rPr>
          <w:rFonts w:hint="eastAsia"/>
        </w:rPr>
        <w:t>を使用するか</w:t>
      </w:r>
      <w:r w:rsidR="00BE6E17">
        <w:rPr>
          <w:rFonts w:hint="eastAsia"/>
        </w:rPr>
        <w:t>は</w:t>
      </w:r>
      <w:r w:rsidR="004C59FC">
        <w:rPr>
          <w:rFonts w:hint="eastAsia"/>
        </w:rPr>
        <w:t>各養育者</w:t>
      </w:r>
      <w:r w:rsidR="00BE6E17">
        <w:rPr>
          <w:rFonts w:hint="eastAsia"/>
        </w:rPr>
        <w:t>の判断ですが、</w:t>
      </w:r>
      <w:r w:rsidR="00E53F04">
        <w:rPr>
          <w:rFonts w:hint="eastAsia"/>
        </w:rPr>
        <w:t>我々</w:t>
      </w:r>
      <w:r w:rsidR="008910CB">
        <w:rPr>
          <w:rFonts w:hint="eastAsia"/>
        </w:rPr>
        <w:t>としては慎重に</w:t>
      </w:r>
      <w:r w:rsidR="00A47CC9">
        <w:rPr>
          <w:rFonts w:hint="eastAsia"/>
        </w:rPr>
        <w:t>なるに超したことはないと</w:t>
      </w:r>
      <w:r w:rsidR="00C22D80">
        <w:rPr>
          <w:rFonts w:hint="eastAsia"/>
        </w:rPr>
        <w:t>感じて</w:t>
      </w:r>
      <w:r w:rsidR="009A57A6">
        <w:rPr>
          <w:rFonts w:hint="eastAsia"/>
        </w:rPr>
        <w:t>います</w:t>
      </w:r>
      <w:r w:rsidR="00BE6E17">
        <w:rPr>
          <w:rFonts w:hint="eastAsia"/>
        </w:rPr>
        <w:t>。</w:t>
      </w:r>
    </w:p>
    <w:sectPr w:rsidR="00F9128B" w:rsidSect="00B71F30">
      <w:headerReference w:type="default" r:id="rId10"/>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Shigeto Kawahara" w:date="2024-05-28T08:32:00Z" w:initials="MOU">
    <w:p w14:paraId="1C541A33" w14:textId="69D26349" w:rsidR="009606B4" w:rsidRDefault="009606B4">
      <w:pPr>
        <w:pStyle w:val="CommentText"/>
      </w:pPr>
      <w:r>
        <w:rPr>
          <w:rStyle w:val="CommentReference"/>
        </w:rPr>
        <w:annotationRef/>
      </w:r>
      <w:r>
        <w:rPr>
          <w:rFonts w:hint="eastAsia"/>
        </w:rPr>
        <w:t>この議論を具体的にするべき……。成田君や折田さんに期待。</w:t>
      </w:r>
    </w:p>
  </w:comment>
  <w:comment w:id="1" w:author="Shigeto Kawahara" w:date="2024-05-28T15:43:00Z" w:initials="MOU">
    <w:p w14:paraId="498DA1CA" w14:textId="1889CA5B" w:rsidR="00B04B1D" w:rsidRDefault="00B04B1D">
      <w:pPr>
        <w:pStyle w:val="CommentText"/>
      </w:pPr>
      <w:r>
        <w:rPr>
          <w:rStyle w:val="CommentReference"/>
        </w:rPr>
        <w:annotationRef/>
      </w:r>
      <w:r>
        <w:rPr>
          <w:rFonts w:hint="eastAsia"/>
        </w:rPr>
        <w:t>アタッチメント障害。</w:t>
      </w:r>
      <w:r w:rsidR="005F0796">
        <w:rPr>
          <w:rFonts w:hint="eastAsia"/>
        </w:rPr>
        <w:t>三歳ではロボットからは完全には学べない。</w:t>
      </w:r>
    </w:p>
  </w:comment>
  <w:comment w:id="2" w:author="Shigeto Kawahara" w:date="2024-05-28T08:33:00Z" w:initials="MOU">
    <w:p w14:paraId="4737D7FD" w14:textId="3D06D14D" w:rsidR="00250E76" w:rsidRDefault="00250E76">
      <w:pPr>
        <w:pStyle w:val="CommentText"/>
      </w:pPr>
      <w:r>
        <w:rPr>
          <w:rStyle w:val="CommentReference"/>
        </w:rPr>
        <w:annotationRef/>
      </w:r>
      <w:r>
        <w:rPr>
          <w:rFonts w:hint="eastAsia"/>
        </w:rPr>
        <w:t>ちなみに、スマホも一緒。</w:t>
      </w:r>
    </w:p>
  </w:comment>
  <w:comment w:id="3" w:author="Shigeto Kawahara" w:date="2024-05-31T13:30:00Z" w:initials="MOU">
    <w:p w14:paraId="0A21A4CF" w14:textId="2C81F1F7" w:rsidR="00EC7092" w:rsidRDefault="00EC7092">
      <w:pPr>
        <w:pStyle w:val="CommentText"/>
        <w:rPr>
          <w:rFonts w:hint="eastAsia"/>
        </w:rPr>
      </w:pPr>
      <w:r>
        <w:rPr>
          <w:rStyle w:val="CommentReference"/>
        </w:rPr>
        <w:annotationRef/>
      </w:r>
      <w:r w:rsidR="00B771F3">
        <w:rPr>
          <w:rFonts w:hint="eastAsia"/>
          <w:noProof/>
          <w:sz w:val="26"/>
        </w:rPr>
        <w:t>前</w:t>
      </w:r>
      <w:r w:rsidR="00B771F3">
        <w:rPr>
          <w:rFonts w:hint="eastAsia"/>
          <w:noProof/>
          <w:sz w:val="26"/>
        </w:rPr>
        <w:t>の</w:t>
      </w:r>
      <w:r w:rsidR="00B771F3">
        <w:rPr>
          <w:rFonts w:hint="eastAsia"/>
          <w:noProof/>
          <w:sz w:val="26"/>
        </w:rPr>
        <w:t>バージョンで</w:t>
      </w:r>
      <w:r w:rsidR="00B771F3">
        <w:rPr>
          <w:rFonts w:hint="eastAsia"/>
          <w:noProof/>
          <w:sz w:val="26"/>
        </w:rPr>
        <w:t>5000</w:t>
      </w:r>
      <w:r w:rsidR="00B771F3">
        <w:rPr>
          <w:rFonts w:hint="eastAsia"/>
          <w:noProof/>
          <w:sz w:val="26"/>
        </w:rPr>
        <w:t>億語</w:t>
      </w:r>
      <w:r w:rsidR="00B771F3">
        <w:rPr>
          <w:rFonts w:hint="eastAsia"/>
          <w:noProof/>
          <w:sz w:val="26"/>
        </w:rPr>
        <w:t>。</w:t>
      </w:r>
      <w:r w:rsidR="00B771F3">
        <w:rPr>
          <w:rFonts w:hint="eastAsia"/>
          <w:noProof/>
          <w:sz w:val="26"/>
        </w:rPr>
        <w:t>一単語</w:t>
      </w:r>
      <w:r w:rsidR="00B771F3">
        <w:rPr>
          <w:rFonts w:hint="eastAsia"/>
          <w:noProof/>
          <w:sz w:val="26"/>
        </w:rPr>
        <w:t>1</w:t>
      </w:r>
      <w:r w:rsidR="00B771F3">
        <w:rPr>
          <w:rFonts w:hint="eastAsia"/>
          <w:noProof/>
          <w:sz w:val="26"/>
        </w:rPr>
        <w:t>秒として</w:t>
      </w:r>
      <w:r w:rsidR="00B771F3">
        <w:rPr>
          <w:rFonts w:hint="eastAsia"/>
          <w:noProof/>
          <w:sz w:val="26"/>
        </w:rPr>
        <w:t>、</w:t>
      </w:r>
      <w:r w:rsidR="00B771F3">
        <w:rPr>
          <w:rFonts w:hint="eastAsia"/>
          <w:noProof/>
          <w:sz w:val="26"/>
        </w:rPr>
        <w:t>15000</w:t>
      </w:r>
      <w:r w:rsidR="00B771F3">
        <w:rPr>
          <w:rFonts w:hint="eastAsia"/>
          <w:noProof/>
          <w:sz w:val="26"/>
        </w:rPr>
        <w:t>年</w:t>
      </w:r>
      <w:r w:rsidR="00B771F3">
        <w:rPr>
          <w:rFonts w:hint="eastAsia"/>
          <w:noProof/>
          <w:sz w:val="26"/>
        </w:rPr>
        <w:t>以上</w:t>
      </w:r>
    </w:p>
  </w:comment>
  <w:comment w:id="4" w:author="FURUSAWA, RINA" w:date="2024-05-21T17:45:00Z" w:initials="RF">
    <w:p w14:paraId="37AB23C9" w14:textId="0A652DC6" w:rsidR="00510FF9" w:rsidRDefault="00510FF9" w:rsidP="00510FF9">
      <w:r>
        <w:rPr>
          <w:rStyle w:val="CommentReference"/>
        </w:rPr>
        <w:annotationRef/>
      </w:r>
      <w:r>
        <w:rPr>
          <w:rFonts w:hint="eastAsia"/>
          <w:color w:val="000000"/>
          <w:sz w:val="20"/>
          <w:szCs w:val="20"/>
        </w:rPr>
        <w:t>刺激の貧困にあっても人間が言語を</w:t>
      </w:r>
      <w:r>
        <w:rPr>
          <w:rFonts w:hint="eastAsia"/>
          <w:color w:val="000000"/>
          <w:sz w:val="20"/>
          <w:szCs w:val="20"/>
        </w:rPr>
        <w:t>Acquire</w:t>
      </w:r>
      <w:r>
        <w:rPr>
          <w:rFonts w:hint="eastAsia"/>
          <w:color w:val="000000"/>
          <w:sz w:val="20"/>
          <w:szCs w:val="20"/>
        </w:rPr>
        <w:t>できるということを考えたことがない人にとっては「え、人間も大量に聞くけどね？？」と疑問が残るかもしれないかもとおもいました。字数制限があるかもしれないですが、人間は聞いたことのない文も生成できる、くらいがあると助けになるかもとおもいました。</w:t>
      </w:r>
    </w:p>
  </w:comment>
  <w:comment w:id="5" w:author="Shigeto Kawahara" w:date="2024-05-28T08:34:00Z" w:initials="MOU">
    <w:p w14:paraId="765B325A" w14:textId="757E057D" w:rsidR="00515BAE" w:rsidRDefault="00515BAE">
      <w:pPr>
        <w:pStyle w:val="CommentText"/>
      </w:pPr>
      <w:r>
        <w:rPr>
          <w:rStyle w:val="CommentReference"/>
        </w:rPr>
        <w:annotationRef/>
      </w:r>
      <w:proofErr w:type="spellStart"/>
      <w:r>
        <w:t>PoS</w:t>
      </w:r>
      <w:proofErr w:type="spellEnd"/>
      <w:r>
        <w:rPr>
          <w:rFonts w:hint="eastAsia"/>
        </w:rPr>
        <w:t>については書籍の時に膨らませる、とか？</w:t>
      </w:r>
    </w:p>
  </w:comment>
  <w:comment w:id="6" w:author="Shigeto Kawahara" w:date="2024-05-28T08:34:00Z" w:initials="MOU">
    <w:p w14:paraId="1E1FCD60" w14:textId="193F0C63" w:rsidR="00515BAE" w:rsidRDefault="00515BAE">
      <w:pPr>
        <w:pStyle w:val="CommentText"/>
      </w:pPr>
      <w:r>
        <w:rPr>
          <w:rStyle w:val="CommentReference"/>
        </w:rPr>
        <w:annotationRef/>
      </w:r>
      <w:r>
        <w:rPr>
          <w:rFonts w:hint="eastAsia"/>
        </w:rPr>
        <w:t>連載が始まったら、第二回はこれを書きたい。</w:t>
      </w:r>
    </w:p>
  </w:comment>
  <w:comment w:id="8" w:author="FURUSAWA, RINA" w:date="2024-05-21T17:52:00Z" w:initials="RF">
    <w:p w14:paraId="53A8037E" w14:textId="12124C9F" w:rsidR="009E1845" w:rsidRDefault="009E1845" w:rsidP="009E1845">
      <w:r>
        <w:rPr>
          <w:rStyle w:val="CommentReference"/>
        </w:rPr>
        <w:annotationRef/>
      </w:r>
      <w:r>
        <w:rPr>
          <w:rFonts w:hint="eastAsia"/>
          <w:color w:val="000000"/>
          <w:sz w:val="20"/>
          <w:szCs w:val="20"/>
        </w:rPr>
        <w:t>人間は体があるから感情がある</w:t>
      </w:r>
      <w:proofErr w:type="gramStart"/>
      <w:r>
        <w:rPr>
          <w:rFonts w:hint="eastAsia"/>
          <w:color w:val="000000"/>
          <w:sz w:val="20"/>
          <w:szCs w:val="20"/>
        </w:rPr>
        <w:t>ん</w:t>
      </w:r>
      <w:proofErr w:type="gramEnd"/>
      <w:r>
        <w:rPr>
          <w:rFonts w:hint="eastAsia"/>
          <w:color w:val="000000"/>
          <w:sz w:val="20"/>
          <w:szCs w:val="20"/>
        </w:rPr>
        <w:t>でしょうかね？身体が欲求と結びついていることは直感的にそうですが、感情は難しいところだなと思いました。</w:t>
      </w:r>
      <w:proofErr w:type="spellStart"/>
      <w:r>
        <w:rPr>
          <w:rFonts w:hint="eastAsia"/>
          <w:color w:val="000000"/>
          <w:sz w:val="20"/>
          <w:szCs w:val="20"/>
        </w:rPr>
        <w:t>ChatGPT</w:t>
      </w:r>
      <w:proofErr w:type="spellEnd"/>
      <w:r>
        <w:rPr>
          <w:rFonts w:hint="eastAsia"/>
          <w:color w:val="000000"/>
          <w:sz w:val="20"/>
          <w:szCs w:val="20"/>
        </w:rPr>
        <w:t>に感情がないという点に関して重要なのは、個人的には</w:t>
      </w:r>
      <w:r>
        <w:rPr>
          <w:rFonts w:hint="eastAsia"/>
          <w:color w:val="000000"/>
          <w:sz w:val="20"/>
          <w:szCs w:val="20"/>
        </w:rPr>
        <w:t>Entity</w:t>
      </w:r>
      <w:r>
        <w:rPr>
          <w:rFonts w:hint="eastAsia"/>
          <w:color w:val="000000"/>
          <w:sz w:val="20"/>
          <w:szCs w:val="20"/>
        </w:rPr>
        <w:t>の有無というよりは「生まれて生きて死んでいく、いわゆる『生き物』ではない」という点じゃないかと思いました。</w:t>
      </w:r>
    </w:p>
  </w:comment>
  <w:comment w:id="9" w:author="FURUSAWA, RINA" w:date="2024-05-21T17:56:00Z" w:initials="RF">
    <w:p w14:paraId="4ED8891E" w14:textId="77777777" w:rsidR="00642244" w:rsidRDefault="009E1845" w:rsidP="00642244">
      <w:r>
        <w:rPr>
          <w:rStyle w:val="CommentReference"/>
        </w:rPr>
        <w:annotationRef/>
      </w:r>
      <w:r w:rsidR="00642244">
        <w:rPr>
          <w:rFonts w:hint="eastAsia"/>
          <w:sz w:val="20"/>
          <w:szCs w:val="20"/>
        </w:rPr>
        <w:t>しかし、特に乳幼児の時期は、子供と母親の身体的、ひいては精神的なつながりは（少なくともフロイトの精神分析の観点からは）非常に一体的なものであると分析されていたと思います（記憶が正しければ）。その時期には混沌とした安心感に包まれているとどこかで読みました。直接子供の言語習得に関わる話題ではないかもしれませんが、身体的なふれあいが赤ちゃんの安心感、将来の生きていく力になるのであれば、その成長過程に重要な言語の習得が身体なしで行われるのは恐ろしいことだとも思います。</w:t>
      </w:r>
    </w:p>
  </w:comment>
  <w:comment w:id="10" w:author="Shigeto Kawahara" w:date="2024-05-28T08:35:00Z" w:initials="MOU">
    <w:p w14:paraId="48C000B1" w14:textId="332C1605" w:rsidR="009C25F8" w:rsidRDefault="009C25F8">
      <w:pPr>
        <w:pStyle w:val="CommentText"/>
      </w:pPr>
      <w:r>
        <w:rPr>
          <w:rStyle w:val="CommentReference"/>
        </w:rPr>
        <w:annotationRef/>
      </w:r>
      <w:r>
        <w:rPr>
          <w:rFonts w:hint="eastAsia"/>
        </w:rPr>
        <w:t>もう一点（折田さんの指摘による）。「チューリングテストにパス</w:t>
      </w:r>
      <w:proofErr w:type="gramStart"/>
      <w:r>
        <w:rPr>
          <w:rFonts w:hint="eastAsia"/>
        </w:rPr>
        <w:t>してるんなら</w:t>
      </w:r>
      <w:proofErr w:type="gramEnd"/>
      <w:r>
        <w:rPr>
          <w:rFonts w:hint="eastAsia"/>
        </w:rPr>
        <w:t>、感情も欲求も</w:t>
      </w:r>
      <w:proofErr w:type="gramStart"/>
      <w:r>
        <w:rPr>
          <w:rFonts w:hint="eastAsia"/>
        </w:rPr>
        <w:t>伝わってるんじゃん</w:t>
      </w:r>
      <w:proofErr w:type="gramEnd"/>
      <w:r>
        <w:rPr>
          <w:rFonts w:hint="eastAsia"/>
        </w:rPr>
        <w:t>？　背後になくても、伝わってならよく</w:t>
      </w:r>
      <w:proofErr w:type="gramStart"/>
      <w:r>
        <w:rPr>
          <w:rFonts w:hint="eastAsia"/>
        </w:rPr>
        <w:t>ね</w:t>
      </w:r>
      <w:proofErr w:type="gramEnd"/>
      <w:r>
        <w:rPr>
          <w:rFonts w:hint="eastAsia"/>
        </w:rPr>
        <w:t>？」という議論はどうする？</w:t>
      </w:r>
    </w:p>
  </w:comment>
  <w:comment w:id="11" w:author="Shigeto Kawahara" w:date="2024-05-28T15:34:00Z" w:initials="MOU">
    <w:p w14:paraId="3DE7CF1D" w14:textId="199CCFBA" w:rsidR="00EA7AFA" w:rsidRDefault="00EA7AFA">
      <w:pPr>
        <w:pStyle w:val="CommentText"/>
      </w:pPr>
      <w:r>
        <w:rPr>
          <w:rStyle w:val="CommentReference"/>
        </w:rPr>
        <w:annotationRef/>
      </w:r>
      <w:r>
        <w:rPr>
          <w:rFonts w:hint="eastAsia"/>
        </w:rPr>
        <w:t>ドーパミンがでないよね。</w:t>
      </w:r>
    </w:p>
  </w:comment>
  <w:comment w:id="12" w:author="Shigeto Kawahara" w:date="2024-05-28T15:37:00Z" w:initials="MOU">
    <w:p w14:paraId="66329680" w14:textId="34090CEE" w:rsidR="00D72133" w:rsidRDefault="00D72133">
      <w:pPr>
        <w:pStyle w:val="CommentText"/>
      </w:pPr>
      <w:r>
        <w:rPr>
          <w:rStyle w:val="CommentReference"/>
        </w:rPr>
        <w:annotationRef/>
      </w:r>
      <w:r>
        <w:rPr>
          <w:rFonts w:hint="eastAsia"/>
        </w:rPr>
        <w:t>自我がないから無責任。発話者が信頼できない相手から言語を学べるか。</w:t>
      </w:r>
    </w:p>
  </w:comment>
  <w:comment w:id="13" w:author="Shigeto Kawahara" w:date="2024-05-28T08:37:00Z" w:initials="MOU">
    <w:p w14:paraId="484CF56E" w14:textId="6E6460EA" w:rsidR="00FD7813" w:rsidRDefault="00FD7813">
      <w:pPr>
        <w:pStyle w:val="CommentText"/>
      </w:pPr>
      <w:r>
        <w:rPr>
          <w:rStyle w:val="CommentReference"/>
        </w:rPr>
        <w:annotationRef/>
      </w:r>
      <w:r>
        <w:rPr>
          <w:rFonts w:hint="eastAsia"/>
        </w:rPr>
        <w:t>ただし、</w:t>
      </w:r>
      <w:r>
        <w:t>Kuhl</w:t>
      </w:r>
      <w:r>
        <w:rPr>
          <w:rFonts w:hint="eastAsia"/>
        </w:rPr>
        <w:t>の最近の知見によれば、相手がロボットでも反応すればよいらしい。</w:t>
      </w:r>
      <w:r w:rsidR="00D51A9E">
        <w:rPr>
          <w:rFonts w:hint="eastAsia"/>
        </w:rPr>
        <w:t>そう考えると、しまじろうが語りかけてくれるなら、</w:t>
      </w:r>
      <w:r w:rsidR="00D51A9E">
        <w:t>TV</w:t>
      </w:r>
      <w:r w:rsidR="00D51A9E">
        <w:rPr>
          <w:rFonts w:hint="eastAsia"/>
        </w:rPr>
        <w:t>よりマシでしょ？となりそう。</w:t>
      </w:r>
      <w:r w:rsidR="00E759FF">
        <w:rPr>
          <w:rFonts w:hint="eastAsia"/>
        </w:rPr>
        <w:t>ただし「心の理論」の習得につながるかは、また別問題かも。</w:t>
      </w:r>
    </w:p>
  </w:comment>
  <w:comment w:id="16" w:author="Shigeto Kawahara" w:date="2024-05-28T08:38:00Z" w:initials="MOU">
    <w:p w14:paraId="6091BC31" w14:textId="0F2F329E" w:rsidR="004247B6" w:rsidRDefault="004247B6">
      <w:pPr>
        <w:pStyle w:val="CommentText"/>
      </w:pPr>
      <w:r>
        <w:rPr>
          <w:rStyle w:val="CommentReference"/>
        </w:rPr>
        <w:annotationRef/>
      </w:r>
      <w:r>
        <w:rPr>
          <w:rFonts w:hint="eastAsia"/>
        </w:rPr>
        <w:t>小泉秀明さんとじっくり議論したい。</w:t>
      </w:r>
    </w:p>
  </w:comment>
  <w:comment w:id="18" w:author="FURUSAWA, RINA" w:date="2024-05-21T18:05:00Z" w:initials="RF">
    <w:p w14:paraId="1BC53A0A" w14:textId="2E301C9A" w:rsidR="00642244" w:rsidRDefault="00642244" w:rsidP="00642244">
      <w:r>
        <w:rPr>
          <w:rStyle w:val="CommentReference"/>
        </w:rPr>
        <w:annotationRef/>
      </w:r>
      <w:r>
        <w:rPr>
          <w:rFonts w:hint="eastAsia"/>
          <w:sz w:val="20"/>
          <w:szCs w:val="20"/>
        </w:rPr>
        <w:t>「全てを</w:t>
      </w:r>
      <w:proofErr w:type="spellStart"/>
      <w:r>
        <w:rPr>
          <w:sz w:val="20"/>
          <w:szCs w:val="20"/>
        </w:rPr>
        <w:t>ChatGPT</w:t>
      </w:r>
      <w:proofErr w:type="spellEnd"/>
      <w:r>
        <w:rPr>
          <w:rFonts w:hint="eastAsia"/>
          <w:sz w:val="20"/>
          <w:szCs w:val="20"/>
        </w:rPr>
        <w:t>に頼るのではなく、部分的に（たとえば両親が仕事や家事で特にそばにいられない時間のみ）</w:t>
      </w:r>
      <w:proofErr w:type="spellStart"/>
      <w:r>
        <w:rPr>
          <w:sz w:val="20"/>
          <w:szCs w:val="20"/>
        </w:rPr>
        <w:t>ChatGPT</w:t>
      </w:r>
      <w:proofErr w:type="spellEnd"/>
      <w:r>
        <w:rPr>
          <w:rFonts w:hint="eastAsia"/>
          <w:sz w:val="20"/>
          <w:szCs w:val="20"/>
        </w:rPr>
        <w:t>に頼ればいいのでは？」と考える人がいたらどう先生が反応するのか気になりました。</w:t>
      </w:r>
      <w:proofErr w:type="spellStart"/>
      <w:r>
        <w:rPr>
          <w:sz w:val="20"/>
          <w:szCs w:val="20"/>
        </w:rPr>
        <w:t>ChatGPT</w:t>
      </w:r>
      <w:proofErr w:type="spellEnd"/>
      <w:r>
        <w:rPr>
          <w:rFonts w:hint="eastAsia"/>
          <w:sz w:val="20"/>
          <w:szCs w:val="20"/>
        </w:rPr>
        <w:t>で身体感覚を伴った</w:t>
      </w:r>
      <w:r>
        <w:rPr>
          <w:sz w:val="20"/>
          <w:szCs w:val="20"/>
        </w:rPr>
        <w:t>Communication</w:t>
      </w:r>
      <w:r>
        <w:rPr>
          <w:rFonts w:hint="eastAsia"/>
          <w:sz w:val="20"/>
          <w:szCs w:val="20"/>
        </w:rPr>
        <w:t>が経験できないのであれば、両方いいところ取りでハイブリッドにすれば問題ない</w:t>
      </w:r>
      <w:proofErr w:type="gramStart"/>
      <w:r>
        <w:rPr>
          <w:rFonts w:hint="eastAsia"/>
          <w:sz w:val="20"/>
          <w:szCs w:val="20"/>
        </w:rPr>
        <w:t>ん</w:t>
      </w:r>
      <w:proofErr w:type="gramEnd"/>
      <w:r>
        <w:rPr>
          <w:rFonts w:hint="eastAsia"/>
          <w:sz w:val="20"/>
          <w:szCs w:val="20"/>
        </w:rPr>
        <w:t>じゃない？という意見にはどう反応しますか？</w:t>
      </w:r>
    </w:p>
  </w:comment>
  <w:comment w:id="19" w:author="Shigeto Kawahara" w:date="2024-05-28T08:39:00Z" w:initials="MOU">
    <w:p w14:paraId="5B41CF68" w14:textId="6394B8C6" w:rsidR="00731009" w:rsidRDefault="00731009">
      <w:pPr>
        <w:pStyle w:val="CommentText"/>
      </w:pPr>
      <w:r>
        <w:rPr>
          <w:rStyle w:val="CommentReference"/>
        </w:rPr>
        <w:annotationRef/>
      </w:r>
      <w:r>
        <w:rPr>
          <w:rFonts w:hint="eastAsia"/>
        </w:rPr>
        <w:t>どうしよう……。スマホって</w:t>
      </w:r>
      <w:r>
        <w:t>so addictive</w:t>
      </w:r>
      <w:r>
        <w:rPr>
          <w:rFonts w:hint="eastAsia"/>
        </w:rPr>
        <w:t>だから、機会損失（</w:t>
      </w:r>
      <w:r>
        <w:t>opportunity cost</w:t>
      </w:r>
      <w:r>
        <w:rPr>
          <w:rFonts w:hint="eastAsia"/>
        </w:rPr>
        <w:t>）という観点から危険だよ、という言い方はできそう。</w:t>
      </w:r>
      <w:r>
        <w:t>Johnathan Haidt</w:t>
      </w:r>
      <w:r>
        <w:rPr>
          <w:rFonts w:hint="eastAsia"/>
        </w:rPr>
        <w:t>の</w:t>
      </w:r>
      <w:r>
        <w:rPr>
          <w:rFonts w:hint="eastAsia"/>
        </w:rPr>
        <w:t>argument</w:t>
      </w:r>
      <w:r>
        <w:rPr>
          <w:rFonts w:hint="eastAsia"/>
        </w:rPr>
        <w:t>に近い。</w:t>
      </w:r>
    </w:p>
  </w:comment>
  <w:comment w:id="20" w:author="Shigeto Kawahara" w:date="2024-05-28T15:45:00Z" w:initials="MOU">
    <w:p w14:paraId="4CF58181" w14:textId="01E260B1" w:rsidR="008C3C69" w:rsidRDefault="008C3C69">
      <w:pPr>
        <w:pStyle w:val="CommentText"/>
      </w:pPr>
      <w:r>
        <w:rPr>
          <w:rStyle w:val="CommentReference"/>
        </w:rPr>
        <w:annotationRef/>
      </w:r>
      <w:r>
        <w:rPr>
          <w:rFonts w:hint="eastAsia"/>
        </w:rPr>
        <w:t>容認性判断はできない。他にもあるよね。連濁とライマンの法則のテストしてみる。音象徴の知識は？</w:t>
      </w:r>
      <w:r w:rsidR="004B0233">
        <w:rPr>
          <w:rFonts w:hint="eastAsia"/>
        </w:rPr>
        <w:t xml:space="preserve">　音声と感情の</w:t>
      </w:r>
      <w:r w:rsidR="00AD747A">
        <w:rPr>
          <w:rFonts w:hint="eastAsia"/>
        </w:rPr>
        <w:t>つながりなど。</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C541A33" w15:done="0"/>
  <w15:commentEx w15:paraId="498DA1CA" w15:done="0"/>
  <w15:commentEx w15:paraId="4737D7FD" w15:done="0"/>
  <w15:commentEx w15:paraId="0A21A4CF" w15:done="0"/>
  <w15:commentEx w15:paraId="37AB23C9" w15:done="0"/>
  <w15:commentEx w15:paraId="765B325A" w15:paraIdParent="37AB23C9" w15:done="0"/>
  <w15:commentEx w15:paraId="1E1FCD60" w15:done="0"/>
  <w15:commentEx w15:paraId="53A8037E" w15:done="0"/>
  <w15:commentEx w15:paraId="4ED8891E" w15:paraIdParent="53A8037E" w15:done="0"/>
  <w15:commentEx w15:paraId="48C000B1" w15:paraIdParent="53A8037E" w15:done="0"/>
  <w15:commentEx w15:paraId="3DE7CF1D" w15:paraIdParent="53A8037E" w15:done="0"/>
  <w15:commentEx w15:paraId="66329680" w15:paraIdParent="53A8037E" w15:done="0"/>
  <w15:commentEx w15:paraId="484CF56E" w15:done="0"/>
  <w15:commentEx w15:paraId="6091BC31" w15:done="0"/>
  <w15:commentEx w15:paraId="1BC53A0A" w15:done="0"/>
  <w15:commentEx w15:paraId="5B41CF68" w15:paraIdParent="1BC53A0A" w15:done="0"/>
  <w15:commentEx w15:paraId="4CF581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0210EC" w16cex:dateUtc="2024-05-29T11:39:00Z"/>
  <w16cex:commentExtensible w16cex:durableId="6E4C4D43" w16cex:dateUtc="2024-05-21T08:45:00Z"/>
  <w16cex:commentExtensible w16cex:durableId="2A0212B1" w16cex:dateUtc="2024-05-29T11:46:00Z"/>
  <w16cex:commentExtensible w16cex:durableId="2A021638" w16cex:dateUtc="2024-05-29T12:01:00Z"/>
  <w16cex:commentExtensible w16cex:durableId="2A0212BB" w16cex:dateUtc="2024-05-29T11:46:00Z"/>
  <w16cex:commentExtensible w16cex:durableId="2A02143A" w16cex:dateUtc="2024-05-29T11:53:00Z"/>
  <w16cex:commentExtensible w16cex:durableId="2A021499" w16cex:dateUtc="2024-05-29T11:54:00Z"/>
  <w16cex:commentExtensible w16cex:durableId="2A0216CC" w16cex:dateUtc="2024-05-29T12:04:00Z"/>
  <w16cex:commentExtensible w16cex:durableId="2A021685" w16cex:dateUtc="2024-05-29T12:03:00Z"/>
  <w16cex:commentExtensible w16cex:durableId="016E73A3" w16cex:dateUtc="2024-05-21T08:52:00Z"/>
  <w16cex:commentExtensible w16cex:durableId="7311D4F1" w16cex:dateUtc="2024-05-21T08:56:00Z"/>
  <w16cex:commentExtensible w16cex:durableId="2A021795" w16cex:dateUtc="2024-05-29T12:07:00Z"/>
  <w16cex:commentExtensible w16cex:durableId="2A021837" w16cex:dateUtc="2024-05-29T12:10:00Z"/>
  <w16cex:commentExtensible w16cex:durableId="2A0218A0" w16cex:dateUtc="2024-05-29T12:12:00Z"/>
  <w16cex:commentExtensible w16cex:durableId="2A02198E" w16cex:dateUtc="2024-05-29T12:15:00Z"/>
  <w16cex:commentExtensible w16cex:durableId="53526BE6" w16cex:dateUtc="2024-05-21T09: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C541A33" w16cid:durableId="2A00151C"/>
  <w16cid:commentId w16cid:paraId="498DA1CA" w16cid:durableId="2A007A18"/>
  <w16cid:commentId w16cid:paraId="4737D7FD" w16cid:durableId="2A001549"/>
  <w16cid:commentId w16cid:paraId="0A21A4CF" w16cid:durableId="2A044F8A"/>
  <w16cid:commentId w16cid:paraId="37AB23C9" w16cid:durableId="6E4C4D43"/>
  <w16cid:commentId w16cid:paraId="765B325A" w16cid:durableId="2A001585"/>
  <w16cid:commentId w16cid:paraId="1E1FCD60" w16cid:durableId="2A0015B1"/>
  <w16cid:commentId w16cid:paraId="53A8037E" w16cid:durableId="016E73A3"/>
  <w16cid:commentId w16cid:paraId="4ED8891E" w16cid:durableId="7311D4F1"/>
  <w16cid:commentId w16cid:paraId="48C000B1" w16cid:durableId="2A0015DC"/>
  <w16cid:commentId w16cid:paraId="3DE7CF1D" w16cid:durableId="2A007820"/>
  <w16cid:commentId w16cid:paraId="66329680" w16cid:durableId="2A0078A8"/>
  <w16cid:commentId w16cid:paraId="484CF56E" w16cid:durableId="2A001645"/>
  <w16cid:commentId w16cid:paraId="6091BC31" w16cid:durableId="2A001694"/>
  <w16cid:commentId w16cid:paraId="1BC53A0A" w16cid:durableId="53526BE6"/>
  <w16cid:commentId w16cid:paraId="5B41CF68" w16cid:durableId="2A0016B2"/>
  <w16cid:commentId w16cid:paraId="4CF58181" w16cid:durableId="2A007A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82AD99" w14:textId="77777777" w:rsidR="00B771F3" w:rsidRDefault="00B771F3" w:rsidP="00CC0362">
      <w:r>
        <w:separator/>
      </w:r>
    </w:p>
  </w:endnote>
  <w:endnote w:type="continuationSeparator" w:id="0">
    <w:p w14:paraId="1DB5D363" w14:textId="77777777" w:rsidR="00B771F3" w:rsidRDefault="00B771F3" w:rsidP="00CC03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A582B0" w14:textId="77777777" w:rsidR="00B771F3" w:rsidRDefault="00B771F3" w:rsidP="00CC0362">
      <w:r>
        <w:separator/>
      </w:r>
    </w:p>
  </w:footnote>
  <w:footnote w:type="continuationSeparator" w:id="0">
    <w:p w14:paraId="5E151C38" w14:textId="77777777" w:rsidR="00B771F3" w:rsidRDefault="00B771F3" w:rsidP="00CC03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CF906E" w14:textId="660D469F" w:rsidR="00CC0362" w:rsidRPr="001639FC" w:rsidRDefault="001639FC" w:rsidP="001639FC">
    <w:pPr>
      <w:pStyle w:val="Header"/>
      <w:jc w:val="center"/>
    </w:pPr>
    <w:r>
      <w:t>生成</w:t>
    </w:r>
    <w:r>
      <w:t>AI</w:t>
    </w:r>
    <w:r>
      <w:rPr>
        <w:rFonts w:hint="eastAsia"/>
      </w:rPr>
      <w:t>が言語習得に与え得る悪影響について</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higeto Kawahara">
    <w15:presenceInfo w15:providerId="None" w15:userId="Shigeto Kawahara"/>
  </w15:person>
  <w15:person w15:author="FURUSAWA, RINA">
    <w15:presenceInfo w15:providerId="AD" w15:userId="S::g256004n@icu.ac.jp::e8d78b17-8e91-43ce-b27c-a776ff3f1c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28B"/>
    <w:rsid w:val="00001B7A"/>
    <w:rsid w:val="0000509E"/>
    <w:rsid w:val="00005F29"/>
    <w:rsid w:val="00016219"/>
    <w:rsid w:val="0001755C"/>
    <w:rsid w:val="00020539"/>
    <w:rsid w:val="00022506"/>
    <w:rsid w:val="0002672C"/>
    <w:rsid w:val="000267B2"/>
    <w:rsid w:val="00026D49"/>
    <w:rsid w:val="00030059"/>
    <w:rsid w:val="000325E0"/>
    <w:rsid w:val="000351D3"/>
    <w:rsid w:val="000370E6"/>
    <w:rsid w:val="000409D4"/>
    <w:rsid w:val="00041D70"/>
    <w:rsid w:val="000421EF"/>
    <w:rsid w:val="0004376C"/>
    <w:rsid w:val="000449CE"/>
    <w:rsid w:val="00052B69"/>
    <w:rsid w:val="00053573"/>
    <w:rsid w:val="00054B1A"/>
    <w:rsid w:val="00060D38"/>
    <w:rsid w:val="00067815"/>
    <w:rsid w:val="000705D6"/>
    <w:rsid w:val="00076CEF"/>
    <w:rsid w:val="00080254"/>
    <w:rsid w:val="00081C2C"/>
    <w:rsid w:val="000836D4"/>
    <w:rsid w:val="000855EB"/>
    <w:rsid w:val="00090217"/>
    <w:rsid w:val="00093698"/>
    <w:rsid w:val="00093DF4"/>
    <w:rsid w:val="00094A79"/>
    <w:rsid w:val="000974AF"/>
    <w:rsid w:val="000A6256"/>
    <w:rsid w:val="000A758C"/>
    <w:rsid w:val="000B2927"/>
    <w:rsid w:val="000B387D"/>
    <w:rsid w:val="000B472B"/>
    <w:rsid w:val="000B5328"/>
    <w:rsid w:val="000B70ED"/>
    <w:rsid w:val="000C05C7"/>
    <w:rsid w:val="000C1FDD"/>
    <w:rsid w:val="000C2229"/>
    <w:rsid w:val="000C22BE"/>
    <w:rsid w:val="000C4BB8"/>
    <w:rsid w:val="000C5B55"/>
    <w:rsid w:val="000C5D7D"/>
    <w:rsid w:val="000C600A"/>
    <w:rsid w:val="000D250F"/>
    <w:rsid w:val="000D568E"/>
    <w:rsid w:val="000D655A"/>
    <w:rsid w:val="000E0C81"/>
    <w:rsid w:val="000E3A2B"/>
    <w:rsid w:val="000E4D68"/>
    <w:rsid w:val="000E6381"/>
    <w:rsid w:val="000E6F04"/>
    <w:rsid w:val="000E7B8C"/>
    <w:rsid w:val="000F5FA4"/>
    <w:rsid w:val="00100663"/>
    <w:rsid w:val="00101327"/>
    <w:rsid w:val="00101457"/>
    <w:rsid w:val="0010619D"/>
    <w:rsid w:val="0010781A"/>
    <w:rsid w:val="001163B0"/>
    <w:rsid w:val="00116563"/>
    <w:rsid w:val="00120633"/>
    <w:rsid w:val="001211AA"/>
    <w:rsid w:val="00121D98"/>
    <w:rsid w:val="0012583D"/>
    <w:rsid w:val="00131811"/>
    <w:rsid w:val="00131AF4"/>
    <w:rsid w:val="001363C3"/>
    <w:rsid w:val="0014066A"/>
    <w:rsid w:val="0014240F"/>
    <w:rsid w:val="00151746"/>
    <w:rsid w:val="0015249D"/>
    <w:rsid w:val="0015573A"/>
    <w:rsid w:val="00156D57"/>
    <w:rsid w:val="00161312"/>
    <w:rsid w:val="001639FC"/>
    <w:rsid w:val="00163A33"/>
    <w:rsid w:val="00164009"/>
    <w:rsid w:val="00164AA5"/>
    <w:rsid w:val="00164ADA"/>
    <w:rsid w:val="001671E2"/>
    <w:rsid w:val="00170908"/>
    <w:rsid w:val="00171491"/>
    <w:rsid w:val="00171A26"/>
    <w:rsid w:val="00172AFE"/>
    <w:rsid w:val="00173700"/>
    <w:rsid w:val="00173C63"/>
    <w:rsid w:val="00175DFF"/>
    <w:rsid w:val="00182798"/>
    <w:rsid w:val="001832E0"/>
    <w:rsid w:val="00183CFB"/>
    <w:rsid w:val="0018496C"/>
    <w:rsid w:val="00185929"/>
    <w:rsid w:val="00187128"/>
    <w:rsid w:val="0019022C"/>
    <w:rsid w:val="00193C09"/>
    <w:rsid w:val="00197A90"/>
    <w:rsid w:val="00197A91"/>
    <w:rsid w:val="00197FDB"/>
    <w:rsid w:val="001A34E7"/>
    <w:rsid w:val="001A3F15"/>
    <w:rsid w:val="001B3EC0"/>
    <w:rsid w:val="001B43FF"/>
    <w:rsid w:val="001B44E9"/>
    <w:rsid w:val="001B4D12"/>
    <w:rsid w:val="001B7238"/>
    <w:rsid w:val="001C133D"/>
    <w:rsid w:val="001C1752"/>
    <w:rsid w:val="001C36A2"/>
    <w:rsid w:val="001C4B7B"/>
    <w:rsid w:val="001D0EFF"/>
    <w:rsid w:val="001D61C3"/>
    <w:rsid w:val="001E1BED"/>
    <w:rsid w:val="001E2854"/>
    <w:rsid w:val="001E6631"/>
    <w:rsid w:val="001E67F1"/>
    <w:rsid w:val="001F2308"/>
    <w:rsid w:val="001F5524"/>
    <w:rsid w:val="001F749D"/>
    <w:rsid w:val="001F7AE2"/>
    <w:rsid w:val="001F7D32"/>
    <w:rsid w:val="00200D34"/>
    <w:rsid w:val="00202C97"/>
    <w:rsid w:val="00205EE7"/>
    <w:rsid w:val="00206C9D"/>
    <w:rsid w:val="0021027F"/>
    <w:rsid w:val="002139E2"/>
    <w:rsid w:val="0021409A"/>
    <w:rsid w:val="00217A41"/>
    <w:rsid w:val="00222C3E"/>
    <w:rsid w:val="0022515C"/>
    <w:rsid w:val="0023449F"/>
    <w:rsid w:val="0024163F"/>
    <w:rsid w:val="0024185B"/>
    <w:rsid w:val="00245522"/>
    <w:rsid w:val="00250E76"/>
    <w:rsid w:val="00254DB3"/>
    <w:rsid w:val="00255929"/>
    <w:rsid w:val="002604B3"/>
    <w:rsid w:val="00261F00"/>
    <w:rsid w:val="0026603A"/>
    <w:rsid w:val="0026661F"/>
    <w:rsid w:val="00267DAA"/>
    <w:rsid w:val="00270791"/>
    <w:rsid w:val="00270E14"/>
    <w:rsid w:val="00271117"/>
    <w:rsid w:val="00271551"/>
    <w:rsid w:val="002719CA"/>
    <w:rsid w:val="00272AC5"/>
    <w:rsid w:val="00273206"/>
    <w:rsid w:val="00273634"/>
    <w:rsid w:val="00277449"/>
    <w:rsid w:val="00280F7A"/>
    <w:rsid w:val="00282C92"/>
    <w:rsid w:val="00284920"/>
    <w:rsid w:val="002863D4"/>
    <w:rsid w:val="0028777A"/>
    <w:rsid w:val="00290DD6"/>
    <w:rsid w:val="00294F22"/>
    <w:rsid w:val="00296D1F"/>
    <w:rsid w:val="00297612"/>
    <w:rsid w:val="002A1E8F"/>
    <w:rsid w:val="002A714E"/>
    <w:rsid w:val="002B3184"/>
    <w:rsid w:val="002B3AF8"/>
    <w:rsid w:val="002B3ECB"/>
    <w:rsid w:val="002B443D"/>
    <w:rsid w:val="002B5263"/>
    <w:rsid w:val="002B52DA"/>
    <w:rsid w:val="002C31BD"/>
    <w:rsid w:val="002C5DEB"/>
    <w:rsid w:val="002C6DE6"/>
    <w:rsid w:val="002C7926"/>
    <w:rsid w:val="002D2890"/>
    <w:rsid w:val="002D3EE7"/>
    <w:rsid w:val="002D4168"/>
    <w:rsid w:val="002E04BF"/>
    <w:rsid w:val="002E1D52"/>
    <w:rsid w:val="002E1DA8"/>
    <w:rsid w:val="002E2AD4"/>
    <w:rsid w:val="002E6CA1"/>
    <w:rsid w:val="002F5E4A"/>
    <w:rsid w:val="00300CAB"/>
    <w:rsid w:val="0030385A"/>
    <w:rsid w:val="003063A7"/>
    <w:rsid w:val="00310EB6"/>
    <w:rsid w:val="00311162"/>
    <w:rsid w:val="00312976"/>
    <w:rsid w:val="00314BE1"/>
    <w:rsid w:val="0031503E"/>
    <w:rsid w:val="00316121"/>
    <w:rsid w:val="0031693C"/>
    <w:rsid w:val="0031762F"/>
    <w:rsid w:val="0031794B"/>
    <w:rsid w:val="00320DA8"/>
    <w:rsid w:val="00326870"/>
    <w:rsid w:val="00327B44"/>
    <w:rsid w:val="00332160"/>
    <w:rsid w:val="00334EEA"/>
    <w:rsid w:val="003406AC"/>
    <w:rsid w:val="00341DF1"/>
    <w:rsid w:val="00345F33"/>
    <w:rsid w:val="00347262"/>
    <w:rsid w:val="003514C1"/>
    <w:rsid w:val="00353EAC"/>
    <w:rsid w:val="00354528"/>
    <w:rsid w:val="0036080B"/>
    <w:rsid w:val="00360951"/>
    <w:rsid w:val="00366681"/>
    <w:rsid w:val="00367172"/>
    <w:rsid w:val="00367CA4"/>
    <w:rsid w:val="00370638"/>
    <w:rsid w:val="003717D4"/>
    <w:rsid w:val="003721BD"/>
    <w:rsid w:val="003730F3"/>
    <w:rsid w:val="00373964"/>
    <w:rsid w:val="00375851"/>
    <w:rsid w:val="00377160"/>
    <w:rsid w:val="0037795E"/>
    <w:rsid w:val="0038380E"/>
    <w:rsid w:val="0038402B"/>
    <w:rsid w:val="0038647F"/>
    <w:rsid w:val="0038652C"/>
    <w:rsid w:val="00390179"/>
    <w:rsid w:val="00390429"/>
    <w:rsid w:val="003959AE"/>
    <w:rsid w:val="00396AE5"/>
    <w:rsid w:val="00396D06"/>
    <w:rsid w:val="003972B8"/>
    <w:rsid w:val="00397D4B"/>
    <w:rsid w:val="003A11DF"/>
    <w:rsid w:val="003A1CA3"/>
    <w:rsid w:val="003A2DD9"/>
    <w:rsid w:val="003B2BB5"/>
    <w:rsid w:val="003B5D4B"/>
    <w:rsid w:val="003B7621"/>
    <w:rsid w:val="003B76AA"/>
    <w:rsid w:val="003B7BA5"/>
    <w:rsid w:val="003C1695"/>
    <w:rsid w:val="003C256B"/>
    <w:rsid w:val="003C260A"/>
    <w:rsid w:val="003C3AFE"/>
    <w:rsid w:val="003C5A8C"/>
    <w:rsid w:val="003C6EC7"/>
    <w:rsid w:val="003D0693"/>
    <w:rsid w:val="003D2C6D"/>
    <w:rsid w:val="003D7B94"/>
    <w:rsid w:val="003E0A75"/>
    <w:rsid w:val="003E0B2A"/>
    <w:rsid w:val="003E5755"/>
    <w:rsid w:val="003E67E7"/>
    <w:rsid w:val="003E7D34"/>
    <w:rsid w:val="003F13AC"/>
    <w:rsid w:val="003F40F1"/>
    <w:rsid w:val="003F5397"/>
    <w:rsid w:val="003F5C4E"/>
    <w:rsid w:val="003F7DC5"/>
    <w:rsid w:val="00401887"/>
    <w:rsid w:val="00404A00"/>
    <w:rsid w:val="0040524E"/>
    <w:rsid w:val="004068FA"/>
    <w:rsid w:val="0041018A"/>
    <w:rsid w:val="004114FD"/>
    <w:rsid w:val="00414045"/>
    <w:rsid w:val="00417852"/>
    <w:rsid w:val="00422FBD"/>
    <w:rsid w:val="004247B6"/>
    <w:rsid w:val="00425D02"/>
    <w:rsid w:val="00426E9B"/>
    <w:rsid w:val="0043020D"/>
    <w:rsid w:val="004420C7"/>
    <w:rsid w:val="00444BD8"/>
    <w:rsid w:val="00446026"/>
    <w:rsid w:val="00446E3D"/>
    <w:rsid w:val="004476CB"/>
    <w:rsid w:val="00447816"/>
    <w:rsid w:val="00450075"/>
    <w:rsid w:val="0045035A"/>
    <w:rsid w:val="00450CB3"/>
    <w:rsid w:val="00451984"/>
    <w:rsid w:val="00451FA5"/>
    <w:rsid w:val="004545D7"/>
    <w:rsid w:val="00455D16"/>
    <w:rsid w:val="0046124F"/>
    <w:rsid w:val="004622F8"/>
    <w:rsid w:val="00464BFD"/>
    <w:rsid w:val="004658D5"/>
    <w:rsid w:val="004702EA"/>
    <w:rsid w:val="00470C54"/>
    <w:rsid w:val="00472D24"/>
    <w:rsid w:val="00473372"/>
    <w:rsid w:val="00474CF8"/>
    <w:rsid w:val="00474E52"/>
    <w:rsid w:val="00476DD1"/>
    <w:rsid w:val="00481679"/>
    <w:rsid w:val="00490AF9"/>
    <w:rsid w:val="004A06D9"/>
    <w:rsid w:val="004A2A77"/>
    <w:rsid w:val="004A42B1"/>
    <w:rsid w:val="004A52CE"/>
    <w:rsid w:val="004A5A70"/>
    <w:rsid w:val="004A79D1"/>
    <w:rsid w:val="004B0233"/>
    <w:rsid w:val="004B0ADE"/>
    <w:rsid w:val="004B0E80"/>
    <w:rsid w:val="004B1A0D"/>
    <w:rsid w:val="004B284B"/>
    <w:rsid w:val="004B3C33"/>
    <w:rsid w:val="004B48B3"/>
    <w:rsid w:val="004B79B0"/>
    <w:rsid w:val="004C199A"/>
    <w:rsid w:val="004C22E2"/>
    <w:rsid w:val="004C59FC"/>
    <w:rsid w:val="004C61E6"/>
    <w:rsid w:val="004C66AB"/>
    <w:rsid w:val="004D0203"/>
    <w:rsid w:val="004D0FBE"/>
    <w:rsid w:val="004F1024"/>
    <w:rsid w:val="004F4AAE"/>
    <w:rsid w:val="004F7425"/>
    <w:rsid w:val="00502592"/>
    <w:rsid w:val="0050578A"/>
    <w:rsid w:val="00510FF9"/>
    <w:rsid w:val="00512F90"/>
    <w:rsid w:val="005133E6"/>
    <w:rsid w:val="00515BAE"/>
    <w:rsid w:val="00517804"/>
    <w:rsid w:val="00521993"/>
    <w:rsid w:val="0052216B"/>
    <w:rsid w:val="0052492B"/>
    <w:rsid w:val="0052722B"/>
    <w:rsid w:val="00530B76"/>
    <w:rsid w:val="0054013A"/>
    <w:rsid w:val="00541C18"/>
    <w:rsid w:val="005440BC"/>
    <w:rsid w:val="00544CF2"/>
    <w:rsid w:val="00544EE0"/>
    <w:rsid w:val="00547E14"/>
    <w:rsid w:val="00555971"/>
    <w:rsid w:val="005559E3"/>
    <w:rsid w:val="00557DBD"/>
    <w:rsid w:val="005602FD"/>
    <w:rsid w:val="00567239"/>
    <w:rsid w:val="00567B0A"/>
    <w:rsid w:val="005733AA"/>
    <w:rsid w:val="00573BC9"/>
    <w:rsid w:val="0057497D"/>
    <w:rsid w:val="00582B83"/>
    <w:rsid w:val="00590AA3"/>
    <w:rsid w:val="005A0677"/>
    <w:rsid w:val="005A5B95"/>
    <w:rsid w:val="005A7FEF"/>
    <w:rsid w:val="005B1175"/>
    <w:rsid w:val="005B1685"/>
    <w:rsid w:val="005B29D2"/>
    <w:rsid w:val="005B2FC0"/>
    <w:rsid w:val="005B3797"/>
    <w:rsid w:val="005B3D07"/>
    <w:rsid w:val="005B7B59"/>
    <w:rsid w:val="005C035C"/>
    <w:rsid w:val="005C2458"/>
    <w:rsid w:val="005C7519"/>
    <w:rsid w:val="005D68B6"/>
    <w:rsid w:val="005E1E04"/>
    <w:rsid w:val="005E3DD9"/>
    <w:rsid w:val="005E4A34"/>
    <w:rsid w:val="005F0796"/>
    <w:rsid w:val="005F22FD"/>
    <w:rsid w:val="005F351E"/>
    <w:rsid w:val="005F51CA"/>
    <w:rsid w:val="005F73CF"/>
    <w:rsid w:val="00601DD5"/>
    <w:rsid w:val="006042DE"/>
    <w:rsid w:val="00605486"/>
    <w:rsid w:val="00611586"/>
    <w:rsid w:val="0061159C"/>
    <w:rsid w:val="00611F5C"/>
    <w:rsid w:val="00612B58"/>
    <w:rsid w:val="006162B3"/>
    <w:rsid w:val="00620536"/>
    <w:rsid w:val="006235D4"/>
    <w:rsid w:val="006241C4"/>
    <w:rsid w:val="006242BC"/>
    <w:rsid w:val="00625A7C"/>
    <w:rsid w:val="00632E13"/>
    <w:rsid w:val="0063607D"/>
    <w:rsid w:val="006362A3"/>
    <w:rsid w:val="00636BC1"/>
    <w:rsid w:val="00642244"/>
    <w:rsid w:val="00643351"/>
    <w:rsid w:val="0064513A"/>
    <w:rsid w:val="006453C7"/>
    <w:rsid w:val="00646D4D"/>
    <w:rsid w:val="00651E70"/>
    <w:rsid w:val="00654AA9"/>
    <w:rsid w:val="00664651"/>
    <w:rsid w:val="00672367"/>
    <w:rsid w:val="00681D58"/>
    <w:rsid w:val="00687866"/>
    <w:rsid w:val="0069235B"/>
    <w:rsid w:val="00695326"/>
    <w:rsid w:val="0069552D"/>
    <w:rsid w:val="006A1D2F"/>
    <w:rsid w:val="006A347C"/>
    <w:rsid w:val="006A62E7"/>
    <w:rsid w:val="006A7C45"/>
    <w:rsid w:val="006B091C"/>
    <w:rsid w:val="006B1FF9"/>
    <w:rsid w:val="006B36F0"/>
    <w:rsid w:val="006B403A"/>
    <w:rsid w:val="006B748B"/>
    <w:rsid w:val="006C06C9"/>
    <w:rsid w:val="006C07C3"/>
    <w:rsid w:val="006C1E44"/>
    <w:rsid w:val="006C22DA"/>
    <w:rsid w:val="006C5109"/>
    <w:rsid w:val="006C64D1"/>
    <w:rsid w:val="006C72B4"/>
    <w:rsid w:val="006D0382"/>
    <w:rsid w:val="006D0E9C"/>
    <w:rsid w:val="006D2B9C"/>
    <w:rsid w:val="006D2E46"/>
    <w:rsid w:val="006D4E81"/>
    <w:rsid w:val="006D5668"/>
    <w:rsid w:val="006E252E"/>
    <w:rsid w:val="006F249A"/>
    <w:rsid w:val="0070090B"/>
    <w:rsid w:val="007024CB"/>
    <w:rsid w:val="007071AE"/>
    <w:rsid w:val="00707947"/>
    <w:rsid w:val="00710205"/>
    <w:rsid w:val="00712981"/>
    <w:rsid w:val="00713B9B"/>
    <w:rsid w:val="00713C4D"/>
    <w:rsid w:val="00715A09"/>
    <w:rsid w:val="00720F28"/>
    <w:rsid w:val="00724EED"/>
    <w:rsid w:val="007272EA"/>
    <w:rsid w:val="00730445"/>
    <w:rsid w:val="00730D3B"/>
    <w:rsid w:val="00731009"/>
    <w:rsid w:val="007314C6"/>
    <w:rsid w:val="00734E71"/>
    <w:rsid w:val="007359A8"/>
    <w:rsid w:val="007361FB"/>
    <w:rsid w:val="00742745"/>
    <w:rsid w:val="00742F01"/>
    <w:rsid w:val="0074500B"/>
    <w:rsid w:val="00747B4F"/>
    <w:rsid w:val="007505F6"/>
    <w:rsid w:val="00756188"/>
    <w:rsid w:val="007578D9"/>
    <w:rsid w:val="007619A7"/>
    <w:rsid w:val="00763992"/>
    <w:rsid w:val="007700DC"/>
    <w:rsid w:val="00771DC2"/>
    <w:rsid w:val="00771EE1"/>
    <w:rsid w:val="00774758"/>
    <w:rsid w:val="00774B71"/>
    <w:rsid w:val="0078136A"/>
    <w:rsid w:val="00782E6D"/>
    <w:rsid w:val="007863B5"/>
    <w:rsid w:val="0078655B"/>
    <w:rsid w:val="00790F15"/>
    <w:rsid w:val="00794974"/>
    <w:rsid w:val="007A2EC7"/>
    <w:rsid w:val="007A47CC"/>
    <w:rsid w:val="007A5877"/>
    <w:rsid w:val="007B2090"/>
    <w:rsid w:val="007B2752"/>
    <w:rsid w:val="007B35EF"/>
    <w:rsid w:val="007B374C"/>
    <w:rsid w:val="007B3AF1"/>
    <w:rsid w:val="007B5FE5"/>
    <w:rsid w:val="007B60CD"/>
    <w:rsid w:val="007B6541"/>
    <w:rsid w:val="007C273F"/>
    <w:rsid w:val="007C4F84"/>
    <w:rsid w:val="007C586A"/>
    <w:rsid w:val="007D0C54"/>
    <w:rsid w:val="007D1708"/>
    <w:rsid w:val="007D3932"/>
    <w:rsid w:val="007D3AA0"/>
    <w:rsid w:val="007D695F"/>
    <w:rsid w:val="007D7646"/>
    <w:rsid w:val="007E1685"/>
    <w:rsid w:val="007E1A96"/>
    <w:rsid w:val="007E5B3B"/>
    <w:rsid w:val="007E5B6E"/>
    <w:rsid w:val="007F461B"/>
    <w:rsid w:val="007F4981"/>
    <w:rsid w:val="00801180"/>
    <w:rsid w:val="0080126F"/>
    <w:rsid w:val="0080603A"/>
    <w:rsid w:val="008110E2"/>
    <w:rsid w:val="00813139"/>
    <w:rsid w:val="008148A0"/>
    <w:rsid w:val="0081521F"/>
    <w:rsid w:val="00816449"/>
    <w:rsid w:val="008176A5"/>
    <w:rsid w:val="008230C9"/>
    <w:rsid w:val="0082724D"/>
    <w:rsid w:val="00832914"/>
    <w:rsid w:val="0083307A"/>
    <w:rsid w:val="0083321C"/>
    <w:rsid w:val="00836D9D"/>
    <w:rsid w:val="00836DAB"/>
    <w:rsid w:val="00841DA7"/>
    <w:rsid w:val="00844F9E"/>
    <w:rsid w:val="008454C8"/>
    <w:rsid w:val="0084553F"/>
    <w:rsid w:val="008460EA"/>
    <w:rsid w:val="00850485"/>
    <w:rsid w:val="008509C3"/>
    <w:rsid w:val="00851269"/>
    <w:rsid w:val="00851647"/>
    <w:rsid w:val="00851C0D"/>
    <w:rsid w:val="00851D4D"/>
    <w:rsid w:val="00852E6A"/>
    <w:rsid w:val="00853038"/>
    <w:rsid w:val="008548D7"/>
    <w:rsid w:val="00864F6C"/>
    <w:rsid w:val="008668DE"/>
    <w:rsid w:val="00874E80"/>
    <w:rsid w:val="00875502"/>
    <w:rsid w:val="00875C7D"/>
    <w:rsid w:val="00876F46"/>
    <w:rsid w:val="00877144"/>
    <w:rsid w:val="00877E7D"/>
    <w:rsid w:val="00883EDB"/>
    <w:rsid w:val="0088468A"/>
    <w:rsid w:val="008849DB"/>
    <w:rsid w:val="00884C6A"/>
    <w:rsid w:val="00884E72"/>
    <w:rsid w:val="00885E36"/>
    <w:rsid w:val="00890940"/>
    <w:rsid w:val="008910CB"/>
    <w:rsid w:val="0089132C"/>
    <w:rsid w:val="0089223E"/>
    <w:rsid w:val="00893C6A"/>
    <w:rsid w:val="00893FF0"/>
    <w:rsid w:val="008A4F00"/>
    <w:rsid w:val="008A76B0"/>
    <w:rsid w:val="008B4997"/>
    <w:rsid w:val="008B6C46"/>
    <w:rsid w:val="008C027D"/>
    <w:rsid w:val="008C0593"/>
    <w:rsid w:val="008C0854"/>
    <w:rsid w:val="008C2D15"/>
    <w:rsid w:val="008C3C69"/>
    <w:rsid w:val="008C491C"/>
    <w:rsid w:val="008C6C8C"/>
    <w:rsid w:val="008D33C9"/>
    <w:rsid w:val="008D3C78"/>
    <w:rsid w:val="008D3D20"/>
    <w:rsid w:val="008E10FF"/>
    <w:rsid w:val="008E13D1"/>
    <w:rsid w:val="008E2337"/>
    <w:rsid w:val="008E3892"/>
    <w:rsid w:val="008E6DA8"/>
    <w:rsid w:val="008F2728"/>
    <w:rsid w:val="008F406C"/>
    <w:rsid w:val="008F72FF"/>
    <w:rsid w:val="0090097E"/>
    <w:rsid w:val="00903446"/>
    <w:rsid w:val="00904855"/>
    <w:rsid w:val="00905292"/>
    <w:rsid w:val="00905F8E"/>
    <w:rsid w:val="0090704F"/>
    <w:rsid w:val="009108FD"/>
    <w:rsid w:val="009109FE"/>
    <w:rsid w:val="00915D9F"/>
    <w:rsid w:val="0091711D"/>
    <w:rsid w:val="0092203B"/>
    <w:rsid w:val="00925CEC"/>
    <w:rsid w:val="00930A6C"/>
    <w:rsid w:val="00937174"/>
    <w:rsid w:val="009376D5"/>
    <w:rsid w:val="00941EFC"/>
    <w:rsid w:val="0094359A"/>
    <w:rsid w:val="00946F01"/>
    <w:rsid w:val="00946FCE"/>
    <w:rsid w:val="00947AD6"/>
    <w:rsid w:val="0095012C"/>
    <w:rsid w:val="009527F9"/>
    <w:rsid w:val="009541ED"/>
    <w:rsid w:val="0096060D"/>
    <w:rsid w:val="009606B4"/>
    <w:rsid w:val="00963362"/>
    <w:rsid w:val="009730B6"/>
    <w:rsid w:val="009738CB"/>
    <w:rsid w:val="00974D57"/>
    <w:rsid w:val="009820EA"/>
    <w:rsid w:val="00982BE0"/>
    <w:rsid w:val="009839F9"/>
    <w:rsid w:val="00984116"/>
    <w:rsid w:val="009841E3"/>
    <w:rsid w:val="009849CA"/>
    <w:rsid w:val="00993EFB"/>
    <w:rsid w:val="00996964"/>
    <w:rsid w:val="009A107C"/>
    <w:rsid w:val="009A3540"/>
    <w:rsid w:val="009A57A6"/>
    <w:rsid w:val="009A6532"/>
    <w:rsid w:val="009A7D8F"/>
    <w:rsid w:val="009B2956"/>
    <w:rsid w:val="009B3B97"/>
    <w:rsid w:val="009B6456"/>
    <w:rsid w:val="009C0850"/>
    <w:rsid w:val="009C25F8"/>
    <w:rsid w:val="009C3138"/>
    <w:rsid w:val="009C784D"/>
    <w:rsid w:val="009C786D"/>
    <w:rsid w:val="009D255C"/>
    <w:rsid w:val="009D5135"/>
    <w:rsid w:val="009D5E1B"/>
    <w:rsid w:val="009D69BC"/>
    <w:rsid w:val="009E0FC0"/>
    <w:rsid w:val="009E11E7"/>
    <w:rsid w:val="009E1845"/>
    <w:rsid w:val="009E276A"/>
    <w:rsid w:val="009E3B28"/>
    <w:rsid w:val="009E3C23"/>
    <w:rsid w:val="009E73A4"/>
    <w:rsid w:val="009F02C4"/>
    <w:rsid w:val="009F2BFA"/>
    <w:rsid w:val="009F2EED"/>
    <w:rsid w:val="009F429A"/>
    <w:rsid w:val="009F4C69"/>
    <w:rsid w:val="009F7054"/>
    <w:rsid w:val="009F70B5"/>
    <w:rsid w:val="00A00D24"/>
    <w:rsid w:val="00A104BD"/>
    <w:rsid w:val="00A13435"/>
    <w:rsid w:val="00A14D63"/>
    <w:rsid w:val="00A15DC7"/>
    <w:rsid w:val="00A330FE"/>
    <w:rsid w:val="00A36AA9"/>
    <w:rsid w:val="00A4033C"/>
    <w:rsid w:val="00A414F4"/>
    <w:rsid w:val="00A429F7"/>
    <w:rsid w:val="00A431EB"/>
    <w:rsid w:val="00A45B35"/>
    <w:rsid w:val="00A47CC9"/>
    <w:rsid w:val="00A51D09"/>
    <w:rsid w:val="00A55CDD"/>
    <w:rsid w:val="00A61ACE"/>
    <w:rsid w:val="00A61DFA"/>
    <w:rsid w:val="00A70B1C"/>
    <w:rsid w:val="00A72D9F"/>
    <w:rsid w:val="00A75503"/>
    <w:rsid w:val="00A75B75"/>
    <w:rsid w:val="00A76782"/>
    <w:rsid w:val="00A8288B"/>
    <w:rsid w:val="00A82FF8"/>
    <w:rsid w:val="00A87AD1"/>
    <w:rsid w:val="00A904A6"/>
    <w:rsid w:val="00A90E70"/>
    <w:rsid w:val="00A94FFC"/>
    <w:rsid w:val="00AA0169"/>
    <w:rsid w:val="00AA14E4"/>
    <w:rsid w:val="00AA2FC3"/>
    <w:rsid w:val="00AA61A9"/>
    <w:rsid w:val="00AB65E6"/>
    <w:rsid w:val="00AB7CCC"/>
    <w:rsid w:val="00AC0B9A"/>
    <w:rsid w:val="00AC1D20"/>
    <w:rsid w:val="00AC3312"/>
    <w:rsid w:val="00AC7D71"/>
    <w:rsid w:val="00AD2198"/>
    <w:rsid w:val="00AD5294"/>
    <w:rsid w:val="00AD747A"/>
    <w:rsid w:val="00AD7ACA"/>
    <w:rsid w:val="00AE0BB5"/>
    <w:rsid w:val="00AE141D"/>
    <w:rsid w:val="00AE20FA"/>
    <w:rsid w:val="00AE3AAD"/>
    <w:rsid w:val="00AF4F06"/>
    <w:rsid w:val="00AF6999"/>
    <w:rsid w:val="00B00535"/>
    <w:rsid w:val="00B027AF"/>
    <w:rsid w:val="00B02961"/>
    <w:rsid w:val="00B02EFF"/>
    <w:rsid w:val="00B04B1D"/>
    <w:rsid w:val="00B05AA3"/>
    <w:rsid w:val="00B06B36"/>
    <w:rsid w:val="00B07A67"/>
    <w:rsid w:val="00B139FF"/>
    <w:rsid w:val="00B13C9D"/>
    <w:rsid w:val="00B20C72"/>
    <w:rsid w:val="00B260B7"/>
    <w:rsid w:val="00B27255"/>
    <w:rsid w:val="00B30D19"/>
    <w:rsid w:val="00B313C5"/>
    <w:rsid w:val="00B32DC4"/>
    <w:rsid w:val="00B41AFC"/>
    <w:rsid w:val="00B4757A"/>
    <w:rsid w:val="00B478C8"/>
    <w:rsid w:val="00B533D7"/>
    <w:rsid w:val="00B556BD"/>
    <w:rsid w:val="00B5726C"/>
    <w:rsid w:val="00B6067F"/>
    <w:rsid w:val="00B613A2"/>
    <w:rsid w:val="00B62004"/>
    <w:rsid w:val="00B62171"/>
    <w:rsid w:val="00B62A34"/>
    <w:rsid w:val="00B62B85"/>
    <w:rsid w:val="00B64A52"/>
    <w:rsid w:val="00B65202"/>
    <w:rsid w:val="00B662EB"/>
    <w:rsid w:val="00B6721E"/>
    <w:rsid w:val="00B71F30"/>
    <w:rsid w:val="00B73EBD"/>
    <w:rsid w:val="00B771F3"/>
    <w:rsid w:val="00B848EB"/>
    <w:rsid w:val="00B859F3"/>
    <w:rsid w:val="00B87D61"/>
    <w:rsid w:val="00B92C03"/>
    <w:rsid w:val="00B92FB4"/>
    <w:rsid w:val="00B93456"/>
    <w:rsid w:val="00B9512F"/>
    <w:rsid w:val="00BA1CF7"/>
    <w:rsid w:val="00BA3B73"/>
    <w:rsid w:val="00BA4BF5"/>
    <w:rsid w:val="00BB0C98"/>
    <w:rsid w:val="00BB0E84"/>
    <w:rsid w:val="00BB6580"/>
    <w:rsid w:val="00BB6720"/>
    <w:rsid w:val="00BC029F"/>
    <w:rsid w:val="00BC0CA4"/>
    <w:rsid w:val="00BC20E3"/>
    <w:rsid w:val="00BC2F45"/>
    <w:rsid w:val="00BC3AF8"/>
    <w:rsid w:val="00BD0AC2"/>
    <w:rsid w:val="00BE0B38"/>
    <w:rsid w:val="00BE38EE"/>
    <w:rsid w:val="00BE3A90"/>
    <w:rsid w:val="00BE46DB"/>
    <w:rsid w:val="00BE5CB6"/>
    <w:rsid w:val="00BE6E17"/>
    <w:rsid w:val="00BF0F88"/>
    <w:rsid w:val="00BF3BDF"/>
    <w:rsid w:val="00BF4019"/>
    <w:rsid w:val="00C015FC"/>
    <w:rsid w:val="00C019F8"/>
    <w:rsid w:val="00C07B71"/>
    <w:rsid w:val="00C10608"/>
    <w:rsid w:val="00C12134"/>
    <w:rsid w:val="00C12809"/>
    <w:rsid w:val="00C13594"/>
    <w:rsid w:val="00C135DC"/>
    <w:rsid w:val="00C13C54"/>
    <w:rsid w:val="00C16C25"/>
    <w:rsid w:val="00C17848"/>
    <w:rsid w:val="00C2013E"/>
    <w:rsid w:val="00C224E7"/>
    <w:rsid w:val="00C22D80"/>
    <w:rsid w:val="00C245EE"/>
    <w:rsid w:val="00C26770"/>
    <w:rsid w:val="00C2794C"/>
    <w:rsid w:val="00C33756"/>
    <w:rsid w:val="00C34534"/>
    <w:rsid w:val="00C356AA"/>
    <w:rsid w:val="00C36B3D"/>
    <w:rsid w:val="00C4198A"/>
    <w:rsid w:val="00C428F6"/>
    <w:rsid w:val="00C43AC6"/>
    <w:rsid w:val="00C4493F"/>
    <w:rsid w:val="00C50DDA"/>
    <w:rsid w:val="00C52B09"/>
    <w:rsid w:val="00C55DFA"/>
    <w:rsid w:val="00C5740D"/>
    <w:rsid w:val="00C61896"/>
    <w:rsid w:val="00C63C04"/>
    <w:rsid w:val="00C77622"/>
    <w:rsid w:val="00C8177D"/>
    <w:rsid w:val="00C818DD"/>
    <w:rsid w:val="00C81CFA"/>
    <w:rsid w:val="00C83B68"/>
    <w:rsid w:val="00C96560"/>
    <w:rsid w:val="00C973D1"/>
    <w:rsid w:val="00CA440A"/>
    <w:rsid w:val="00CA530D"/>
    <w:rsid w:val="00CA5E7B"/>
    <w:rsid w:val="00CA6C62"/>
    <w:rsid w:val="00CA7C40"/>
    <w:rsid w:val="00CB561B"/>
    <w:rsid w:val="00CB60BF"/>
    <w:rsid w:val="00CC0362"/>
    <w:rsid w:val="00CC04E2"/>
    <w:rsid w:val="00CC0D7C"/>
    <w:rsid w:val="00CC67DA"/>
    <w:rsid w:val="00CC69B5"/>
    <w:rsid w:val="00CC7434"/>
    <w:rsid w:val="00CD057F"/>
    <w:rsid w:val="00CD22B7"/>
    <w:rsid w:val="00CD2A18"/>
    <w:rsid w:val="00CD4006"/>
    <w:rsid w:val="00CD5EC4"/>
    <w:rsid w:val="00CD77B4"/>
    <w:rsid w:val="00CE1956"/>
    <w:rsid w:val="00CE5501"/>
    <w:rsid w:val="00D00255"/>
    <w:rsid w:val="00D01AB7"/>
    <w:rsid w:val="00D05798"/>
    <w:rsid w:val="00D1042C"/>
    <w:rsid w:val="00D123D9"/>
    <w:rsid w:val="00D14EC9"/>
    <w:rsid w:val="00D172C3"/>
    <w:rsid w:val="00D2063E"/>
    <w:rsid w:val="00D20686"/>
    <w:rsid w:val="00D21B53"/>
    <w:rsid w:val="00D2260A"/>
    <w:rsid w:val="00D22D4F"/>
    <w:rsid w:val="00D26087"/>
    <w:rsid w:val="00D30357"/>
    <w:rsid w:val="00D31890"/>
    <w:rsid w:val="00D32E4E"/>
    <w:rsid w:val="00D330B6"/>
    <w:rsid w:val="00D347E9"/>
    <w:rsid w:val="00D42F3E"/>
    <w:rsid w:val="00D43D4E"/>
    <w:rsid w:val="00D45625"/>
    <w:rsid w:val="00D460C6"/>
    <w:rsid w:val="00D46610"/>
    <w:rsid w:val="00D51426"/>
    <w:rsid w:val="00D51A9E"/>
    <w:rsid w:val="00D53258"/>
    <w:rsid w:val="00D5615A"/>
    <w:rsid w:val="00D576F4"/>
    <w:rsid w:val="00D61735"/>
    <w:rsid w:val="00D635E1"/>
    <w:rsid w:val="00D63643"/>
    <w:rsid w:val="00D67F67"/>
    <w:rsid w:val="00D70238"/>
    <w:rsid w:val="00D719DA"/>
    <w:rsid w:val="00D72133"/>
    <w:rsid w:val="00D75B7A"/>
    <w:rsid w:val="00D80040"/>
    <w:rsid w:val="00D8194F"/>
    <w:rsid w:val="00D86005"/>
    <w:rsid w:val="00D900DF"/>
    <w:rsid w:val="00D930F7"/>
    <w:rsid w:val="00D95952"/>
    <w:rsid w:val="00D975B7"/>
    <w:rsid w:val="00DA4A7A"/>
    <w:rsid w:val="00DA7114"/>
    <w:rsid w:val="00DC087B"/>
    <w:rsid w:val="00DC13A0"/>
    <w:rsid w:val="00DC209C"/>
    <w:rsid w:val="00DC2CD9"/>
    <w:rsid w:val="00DC5FE3"/>
    <w:rsid w:val="00DD10AD"/>
    <w:rsid w:val="00DD2853"/>
    <w:rsid w:val="00DD4B07"/>
    <w:rsid w:val="00DE0A8E"/>
    <w:rsid w:val="00DE2A70"/>
    <w:rsid w:val="00DE461A"/>
    <w:rsid w:val="00DE4AD4"/>
    <w:rsid w:val="00DE520D"/>
    <w:rsid w:val="00DE675F"/>
    <w:rsid w:val="00DF105E"/>
    <w:rsid w:val="00DF1DE3"/>
    <w:rsid w:val="00DF2EA5"/>
    <w:rsid w:val="00DF343B"/>
    <w:rsid w:val="00DF3AF8"/>
    <w:rsid w:val="00E01E3B"/>
    <w:rsid w:val="00E0216F"/>
    <w:rsid w:val="00E04121"/>
    <w:rsid w:val="00E06409"/>
    <w:rsid w:val="00E126CF"/>
    <w:rsid w:val="00E152FA"/>
    <w:rsid w:val="00E208B9"/>
    <w:rsid w:val="00E21E54"/>
    <w:rsid w:val="00E245EA"/>
    <w:rsid w:val="00E25C00"/>
    <w:rsid w:val="00E305D2"/>
    <w:rsid w:val="00E30CAD"/>
    <w:rsid w:val="00E31809"/>
    <w:rsid w:val="00E32EBC"/>
    <w:rsid w:val="00E36494"/>
    <w:rsid w:val="00E3653B"/>
    <w:rsid w:val="00E46059"/>
    <w:rsid w:val="00E46097"/>
    <w:rsid w:val="00E469B9"/>
    <w:rsid w:val="00E52CE5"/>
    <w:rsid w:val="00E53F04"/>
    <w:rsid w:val="00E55136"/>
    <w:rsid w:val="00E55F02"/>
    <w:rsid w:val="00E56A5A"/>
    <w:rsid w:val="00E56FF3"/>
    <w:rsid w:val="00E60AB5"/>
    <w:rsid w:val="00E61748"/>
    <w:rsid w:val="00E66C83"/>
    <w:rsid w:val="00E66E24"/>
    <w:rsid w:val="00E7036F"/>
    <w:rsid w:val="00E70673"/>
    <w:rsid w:val="00E71677"/>
    <w:rsid w:val="00E759FF"/>
    <w:rsid w:val="00E75CA5"/>
    <w:rsid w:val="00E83D7C"/>
    <w:rsid w:val="00E86041"/>
    <w:rsid w:val="00E868A0"/>
    <w:rsid w:val="00E86EFE"/>
    <w:rsid w:val="00E87352"/>
    <w:rsid w:val="00E876B4"/>
    <w:rsid w:val="00E94FE9"/>
    <w:rsid w:val="00E9683A"/>
    <w:rsid w:val="00E971AF"/>
    <w:rsid w:val="00E9779F"/>
    <w:rsid w:val="00EA2F40"/>
    <w:rsid w:val="00EA4B5E"/>
    <w:rsid w:val="00EA4EA9"/>
    <w:rsid w:val="00EA6072"/>
    <w:rsid w:val="00EA73A3"/>
    <w:rsid w:val="00EA7AFA"/>
    <w:rsid w:val="00EA7CE3"/>
    <w:rsid w:val="00EB4509"/>
    <w:rsid w:val="00EB57B7"/>
    <w:rsid w:val="00EB7A58"/>
    <w:rsid w:val="00EC0AD7"/>
    <w:rsid w:val="00EC131E"/>
    <w:rsid w:val="00EC1667"/>
    <w:rsid w:val="00EC2526"/>
    <w:rsid w:val="00EC3DA9"/>
    <w:rsid w:val="00EC5C86"/>
    <w:rsid w:val="00EC7092"/>
    <w:rsid w:val="00ED1996"/>
    <w:rsid w:val="00EE5B0C"/>
    <w:rsid w:val="00EE7984"/>
    <w:rsid w:val="00EF00E7"/>
    <w:rsid w:val="00EF28A2"/>
    <w:rsid w:val="00EF5696"/>
    <w:rsid w:val="00EF6EA0"/>
    <w:rsid w:val="00F0169C"/>
    <w:rsid w:val="00F049F3"/>
    <w:rsid w:val="00F05DA3"/>
    <w:rsid w:val="00F07114"/>
    <w:rsid w:val="00F10AE6"/>
    <w:rsid w:val="00F120E9"/>
    <w:rsid w:val="00F12A6A"/>
    <w:rsid w:val="00F1333C"/>
    <w:rsid w:val="00F165C0"/>
    <w:rsid w:val="00F176E8"/>
    <w:rsid w:val="00F21523"/>
    <w:rsid w:val="00F22471"/>
    <w:rsid w:val="00F23AB0"/>
    <w:rsid w:val="00F2426E"/>
    <w:rsid w:val="00F24664"/>
    <w:rsid w:val="00F24907"/>
    <w:rsid w:val="00F25691"/>
    <w:rsid w:val="00F26044"/>
    <w:rsid w:val="00F27E3A"/>
    <w:rsid w:val="00F35F51"/>
    <w:rsid w:val="00F37290"/>
    <w:rsid w:val="00F409D9"/>
    <w:rsid w:val="00F414EB"/>
    <w:rsid w:val="00F418CD"/>
    <w:rsid w:val="00F42D01"/>
    <w:rsid w:val="00F4650B"/>
    <w:rsid w:val="00F5071E"/>
    <w:rsid w:val="00F51DBA"/>
    <w:rsid w:val="00F52AC0"/>
    <w:rsid w:val="00F53793"/>
    <w:rsid w:val="00F54A8B"/>
    <w:rsid w:val="00F57B6A"/>
    <w:rsid w:val="00F77787"/>
    <w:rsid w:val="00F82670"/>
    <w:rsid w:val="00F8293A"/>
    <w:rsid w:val="00F8460B"/>
    <w:rsid w:val="00F87708"/>
    <w:rsid w:val="00F9128B"/>
    <w:rsid w:val="00F936EA"/>
    <w:rsid w:val="00F950AE"/>
    <w:rsid w:val="00F95573"/>
    <w:rsid w:val="00F95C58"/>
    <w:rsid w:val="00FA2F20"/>
    <w:rsid w:val="00FA3C38"/>
    <w:rsid w:val="00FA4381"/>
    <w:rsid w:val="00FA6B09"/>
    <w:rsid w:val="00FA6B6F"/>
    <w:rsid w:val="00FA6F1F"/>
    <w:rsid w:val="00FB17BD"/>
    <w:rsid w:val="00FB4BE6"/>
    <w:rsid w:val="00FB702A"/>
    <w:rsid w:val="00FB7F81"/>
    <w:rsid w:val="00FC0B6F"/>
    <w:rsid w:val="00FC0E1E"/>
    <w:rsid w:val="00FC104D"/>
    <w:rsid w:val="00FC4AA6"/>
    <w:rsid w:val="00FD297F"/>
    <w:rsid w:val="00FD48F2"/>
    <w:rsid w:val="00FD5E81"/>
    <w:rsid w:val="00FD6129"/>
    <w:rsid w:val="00FD7813"/>
    <w:rsid w:val="00FE38BE"/>
    <w:rsid w:val="00FE543E"/>
    <w:rsid w:val="00FE56C3"/>
    <w:rsid w:val="00FF09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515F5EA"/>
  <w15:chartTrackingRefBased/>
  <w15:docId w15:val="{4E13DADC-173C-6249-941E-687AC050C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30059"/>
    <w:rPr>
      <w:sz w:val="16"/>
      <w:szCs w:val="16"/>
    </w:rPr>
  </w:style>
  <w:style w:type="paragraph" w:styleId="CommentText">
    <w:name w:val="annotation text"/>
    <w:basedOn w:val="Normal"/>
    <w:link w:val="CommentTextChar"/>
    <w:uiPriority w:val="99"/>
    <w:unhideWhenUsed/>
    <w:rsid w:val="00030059"/>
    <w:rPr>
      <w:sz w:val="20"/>
      <w:szCs w:val="20"/>
    </w:rPr>
  </w:style>
  <w:style w:type="character" w:customStyle="1" w:styleId="CommentTextChar">
    <w:name w:val="Comment Text Char"/>
    <w:basedOn w:val="DefaultParagraphFont"/>
    <w:link w:val="CommentText"/>
    <w:uiPriority w:val="99"/>
    <w:rsid w:val="00030059"/>
    <w:rPr>
      <w:sz w:val="20"/>
      <w:szCs w:val="20"/>
    </w:rPr>
  </w:style>
  <w:style w:type="paragraph" w:styleId="CommentSubject">
    <w:name w:val="annotation subject"/>
    <w:basedOn w:val="CommentText"/>
    <w:next w:val="CommentText"/>
    <w:link w:val="CommentSubjectChar"/>
    <w:uiPriority w:val="99"/>
    <w:semiHidden/>
    <w:unhideWhenUsed/>
    <w:rsid w:val="00030059"/>
    <w:rPr>
      <w:b/>
      <w:bCs/>
    </w:rPr>
  </w:style>
  <w:style w:type="character" w:customStyle="1" w:styleId="CommentSubjectChar">
    <w:name w:val="Comment Subject Char"/>
    <w:basedOn w:val="CommentTextChar"/>
    <w:link w:val="CommentSubject"/>
    <w:uiPriority w:val="99"/>
    <w:semiHidden/>
    <w:rsid w:val="00030059"/>
    <w:rPr>
      <w:b/>
      <w:bCs/>
      <w:sz w:val="20"/>
      <w:szCs w:val="20"/>
    </w:rPr>
  </w:style>
  <w:style w:type="paragraph" w:styleId="Revision">
    <w:name w:val="Revision"/>
    <w:hidden/>
    <w:uiPriority w:val="99"/>
    <w:semiHidden/>
    <w:rsid w:val="00397D4B"/>
  </w:style>
  <w:style w:type="paragraph" w:styleId="BalloonText">
    <w:name w:val="Balloon Text"/>
    <w:basedOn w:val="Normal"/>
    <w:link w:val="BalloonTextChar"/>
    <w:uiPriority w:val="99"/>
    <w:semiHidden/>
    <w:unhideWhenUsed/>
    <w:rsid w:val="00D2063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2063E"/>
    <w:rPr>
      <w:rFonts w:ascii="Times New Roman" w:hAnsi="Times New Roman" w:cs="Times New Roman"/>
      <w:sz w:val="18"/>
      <w:szCs w:val="18"/>
    </w:rPr>
  </w:style>
  <w:style w:type="paragraph" w:styleId="Header">
    <w:name w:val="header"/>
    <w:basedOn w:val="Normal"/>
    <w:link w:val="HeaderChar"/>
    <w:uiPriority w:val="99"/>
    <w:unhideWhenUsed/>
    <w:rsid w:val="00CC0362"/>
    <w:pPr>
      <w:tabs>
        <w:tab w:val="center" w:pos="4680"/>
        <w:tab w:val="right" w:pos="9360"/>
      </w:tabs>
    </w:pPr>
  </w:style>
  <w:style w:type="character" w:customStyle="1" w:styleId="HeaderChar">
    <w:name w:val="Header Char"/>
    <w:basedOn w:val="DefaultParagraphFont"/>
    <w:link w:val="Header"/>
    <w:uiPriority w:val="99"/>
    <w:rsid w:val="00CC0362"/>
  </w:style>
  <w:style w:type="paragraph" w:styleId="Footer">
    <w:name w:val="footer"/>
    <w:basedOn w:val="Normal"/>
    <w:link w:val="FooterChar"/>
    <w:uiPriority w:val="99"/>
    <w:unhideWhenUsed/>
    <w:rsid w:val="00CC0362"/>
    <w:pPr>
      <w:tabs>
        <w:tab w:val="center" w:pos="4680"/>
        <w:tab w:val="right" w:pos="9360"/>
      </w:tabs>
    </w:pPr>
  </w:style>
  <w:style w:type="character" w:customStyle="1" w:styleId="FooterChar">
    <w:name w:val="Footer Char"/>
    <w:basedOn w:val="DefaultParagraphFont"/>
    <w:link w:val="Footer"/>
    <w:uiPriority w:val="99"/>
    <w:rsid w:val="00CC03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49C528-29B3-B84C-8A10-6C33A6074B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3</Pages>
  <Words>455</Words>
  <Characters>2597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Shigeto Kawahara</dc:creator>
  <cp:keywords/>
  <dc:description/>
  <cp:lastModifiedBy>Shigeto Kawahara</cp:lastModifiedBy>
  <cp:revision>29</cp:revision>
  <cp:lastPrinted>2024-05-31T02:53:00Z</cp:lastPrinted>
  <dcterms:created xsi:type="dcterms:W3CDTF">2024-05-31T02:53:00Z</dcterms:created>
  <dcterms:modified xsi:type="dcterms:W3CDTF">2024-05-31T05:39:00Z</dcterms:modified>
</cp:coreProperties>
</file>